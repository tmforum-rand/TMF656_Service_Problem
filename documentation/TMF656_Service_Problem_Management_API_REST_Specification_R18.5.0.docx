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7AD2" w:rsidRPr="0070562F" w:rsidRDefault="00C67AD2" w:rsidP="00C67AD2">
      <w:pPr>
        <w:keepNext/>
        <w:keepLines/>
        <w:spacing w:line="340" w:lineRule="atLeast"/>
        <w:ind w:left="720" w:right="666"/>
        <w:rPr>
          <w:rFonts w:ascii="Georgia" w:hAnsi="Georgia"/>
          <w:b/>
          <w:color w:val="FF0000"/>
          <w:spacing w:val="-16"/>
          <w:kern w:val="28"/>
          <w:sz w:val="56"/>
          <w:szCs w:val="56"/>
        </w:rPr>
      </w:pPr>
    </w:p>
    <w:p w:rsidR="00C67AD2" w:rsidRPr="00A821D0" w:rsidRDefault="00C67AD2" w:rsidP="00C67AD2">
      <w:pPr>
        <w:keepNext/>
        <w:keepLines/>
        <w:spacing w:line="340" w:lineRule="atLeast"/>
        <w:ind w:left="720" w:right="666"/>
        <w:rPr>
          <w:rFonts w:ascii="Georgia" w:hAnsi="Georgia"/>
          <w:b/>
          <w:color w:val="FF0000"/>
          <w:spacing w:val="-16"/>
          <w:kern w:val="28"/>
          <w:sz w:val="56"/>
          <w:szCs w:val="56"/>
        </w:rPr>
      </w:pPr>
    </w:p>
    <w:p w:rsidR="00C67AD2" w:rsidRPr="00A821D0" w:rsidRDefault="00C67AD2" w:rsidP="00C67AD2">
      <w:pPr>
        <w:keepNext/>
        <w:keepLines/>
        <w:spacing w:line="340" w:lineRule="atLeast"/>
        <w:ind w:left="720" w:right="666"/>
        <w:rPr>
          <w:rFonts w:ascii="Georgia" w:hAnsi="Georgia"/>
          <w:b/>
          <w:color w:val="FF0000"/>
          <w:spacing w:val="-16"/>
          <w:kern w:val="28"/>
          <w:sz w:val="56"/>
          <w:szCs w:val="56"/>
        </w:rPr>
      </w:pPr>
    </w:p>
    <w:p w:rsidR="00C67AD2" w:rsidRPr="00A821D0" w:rsidRDefault="00C67AD2" w:rsidP="00C67AD2">
      <w:pPr>
        <w:keepNext/>
        <w:keepLines/>
        <w:spacing w:line="340" w:lineRule="atLeast"/>
        <w:ind w:left="720" w:right="666"/>
        <w:rPr>
          <w:rFonts w:ascii="Georgia" w:hAnsi="Georgia"/>
          <w:b/>
          <w:color w:val="FF0000"/>
          <w:spacing w:val="-16"/>
          <w:kern w:val="28"/>
          <w:sz w:val="56"/>
          <w:szCs w:val="56"/>
        </w:rPr>
      </w:pPr>
      <w:r w:rsidRPr="00A821D0">
        <w:rPr>
          <w:rFonts w:ascii="Georgia" w:hAnsi="Georgia"/>
          <w:b/>
          <w:color w:val="FF0000"/>
          <w:spacing w:val="-16"/>
          <w:kern w:val="28"/>
          <w:sz w:val="56"/>
          <w:szCs w:val="56"/>
        </w:rPr>
        <w:t>TM Forum Specification</w:t>
      </w:r>
    </w:p>
    <w:p w:rsidR="00C32E20" w:rsidRPr="00A821D0" w:rsidRDefault="00C32E20" w:rsidP="00C67AD2">
      <w:pPr>
        <w:keepNext/>
        <w:keepLines/>
        <w:spacing w:before="240" w:after="0" w:line="340" w:lineRule="atLeast"/>
        <w:ind w:left="720"/>
        <w:rPr>
          <w:b/>
          <w:i/>
          <w:spacing w:val="-16"/>
          <w:kern w:val="28"/>
          <w:sz w:val="52"/>
          <w:szCs w:val="48"/>
        </w:rPr>
      </w:pPr>
    </w:p>
    <w:p w:rsidR="00C67AD2" w:rsidRPr="00A821D0" w:rsidRDefault="00C67AD2" w:rsidP="00C67AD2">
      <w:pPr>
        <w:keepNext/>
        <w:keepLines/>
        <w:spacing w:before="240" w:after="0" w:line="340" w:lineRule="atLeast"/>
        <w:ind w:left="720"/>
        <w:rPr>
          <w:b/>
          <w:i/>
          <w:spacing w:val="-16"/>
          <w:kern w:val="28"/>
          <w:sz w:val="52"/>
          <w:szCs w:val="48"/>
        </w:rPr>
      </w:pPr>
    </w:p>
    <w:p w:rsidR="00C32E20" w:rsidRPr="00A821D0" w:rsidRDefault="00421F21" w:rsidP="00C67AD2">
      <w:pPr>
        <w:widowControl w:val="0"/>
        <w:tabs>
          <w:tab w:val="left" w:pos="0"/>
        </w:tabs>
        <w:suppressAutoHyphens/>
        <w:spacing w:after="0" w:line="640" w:lineRule="exact"/>
        <w:ind w:left="720"/>
        <w:rPr>
          <w:rFonts w:cs="Calibri"/>
          <w:b/>
          <w:color w:val="404040"/>
          <w:kern w:val="1"/>
          <w:sz w:val="64"/>
          <w:szCs w:val="20"/>
          <w:lang w:eastAsia="ar-SA"/>
        </w:rPr>
      </w:pPr>
      <w:r w:rsidRPr="00A821D0">
        <w:rPr>
          <w:rFonts w:cs="Calibri"/>
          <w:b/>
          <w:color w:val="404040"/>
          <w:kern w:val="1"/>
          <w:sz w:val="64"/>
          <w:szCs w:val="20"/>
          <w:lang w:eastAsia="ar-SA"/>
        </w:rPr>
        <w:t>Service Problem</w:t>
      </w:r>
      <w:r w:rsidR="002F40AA" w:rsidRPr="00A821D0">
        <w:rPr>
          <w:rFonts w:cs="Calibri"/>
          <w:b/>
          <w:color w:val="404040"/>
          <w:kern w:val="1"/>
          <w:sz w:val="64"/>
          <w:szCs w:val="20"/>
          <w:lang w:eastAsia="ar-SA"/>
        </w:rPr>
        <w:t xml:space="preserve"> Management</w:t>
      </w:r>
      <w:r w:rsidR="00CD7FF9" w:rsidRPr="00A821D0">
        <w:rPr>
          <w:rFonts w:cs="Calibri"/>
          <w:b/>
          <w:color w:val="404040"/>
          <w:kern w:val="1"/>
          <w:sz w:val="64"/>
          <w:szCs w:val="20"/>
          <w:lang w:eastAsia="ar-SA"/>
        </w:rPr>
        <w:t xml:space="preserve"> </w:t>
      </w:r>
      <w:r w:rsidR="00C32E20" w:rsidRPr="00A821D0">
        <w:rPr>
          <w:rFonts w:cs="Calibri"/>
          <w:b/>
          <w:color w:val="404040"/>
          <w:kern w:val="1"/>
          <w:sz w:val="64"/>
          <w:szCs w:val="20"/>
          <w:lang w:eastAsia="ar-SA"/>
        </w:rPr>
        <w:t>API REST Specification</w:t>
      </w:r>
    </w:p>
    <w:p w:rsidR="00571D29" w:rsidRPr="00571D29" w:rsidRDefault="00571D29" w:rsidP="00571D29">
      <w:pPr>
        <w:tabs>
          <w:tab w:val="right" w:pos="9360"/>
        </w:tabs>
        <w:spacing w:after="0" w:line="240" w:lineRule="auto"/>
        <w:ind w:left="720"/>
        <w:rPr>
          <w:rFonts w:eastAsia="MS PMincho"/>
          <w:b/>
          <w:color w:val="404040"/>
          <w:spacing w:val="-5"/>
          <w:sz w:val="36"/>
          <w:szCs w:val="20"/>
          <w:lang w:val="it-IT" w:eastAsia="it-IT"/>
        </w:rPr>
      </w:pPr>
    </w:p>
    <w:p w:rsidR="00571D29" w:rsidRPr="00571D29" w:rsidRDefault="00571D29" w:rsidP="00571D29">
      <w:pPr>
        <w:tabs>
          <w:tab w:val="right" w:pos="9360"/>
        </w:tabs>
        <w:spacing w:after="0" w:line="240" w:lineRule="auto"/>
        <w:ind w:left="720"/>
        <w:rPr>
          <w:rFonts w:eastAsia="MS PMincho"/>
          <w:b/>
          <w:color w:val="404040"/>
          <w:spacing w:val="-5"/>
          <w:sz w:val="36"/>
          <w:szCs w:val="20"/>
          <w:lang w:val="it-IT" w:eastAsia="it-IT"/>
        </w:rPr>
      </w:pPr>
    </w:p>
    <w:p w:rsidR="00571D29" w:rsidRPr="00571D29" w:rsidRDefault="00571D29" w:rsidP="00571D29">
      <w:pPr>
        <w:tabs>
          <w:tab w:val="right" w:pos="9360"/>
        </w:tabs>
        <w:spacing w:after="0" w:line="240" w:lineRule="auto"/>
        <w:ind w:left="720"/>
        <w:rPr>
          <w:rFonts w:eastAsia="MS PMincho"/>
          <w:b/>
          <w:color w:val="404040"/>
          <w:spacing w:val="-5"/>
          <w:sz w:val="36"/>
          <w:szCs w:val="20"/>
          <w:lang w:val="it-IT" w:eastAsia="it-IT"/>
        </w:rPr>
      </w:pPr>
    </w:p>
    <w:p w:rsidR="00571D29" w:rsidRPr="00571D29" w:rsidRDefault="00571D29" w:rsidP="00571D29">
      <w:pPr>
        <w:tabs>
          <w:tab w:val="right" w:pos="9360"/>
        </w:tabs>
        <w:spacing w:after="0" w:line="240" w:lineRule="auto"/>
        <w:ind w:left="720"/>
        <w:rPr>
          <w:rFonts w:eastAsia="MS PMincho"/>
          <w:b/>
          <w:color w:val="404040"/>
          <w:spacing w:val="-5"/>
          <w:sz w:val="36"/>
          <w:szCs w:val="20"/>
          <w:lang w:val="it-IT" w:eastAsia="it-IT"/>
        </w:rPr>
      </w:pPr>
    </w:p>
    <w:p w:rsidR="00571D29" w:rsidRPr="00571D29" w:rsidRDefault="00571D29" w:rsidP="00571D29">
      <w:pPr>
        <w:tabs>
          <w:tab w:val="right" w:pos="9360"/>
        </w:tabs>
        <w:spacing w:after="0" w:line="240" w:lineRule="auto"/>
        <w:ind w:left="720"/>
        <w:rPr>
          <w:rFonts w:eastAsia="MS PMincho"/>
          <w:b/>
          <w:color w:val="404040"/>
          <w:spacing w:val="-5"/>
          <w:sz w:val="36"/>
          <w:szCs w:val="20"/>
          <w:lang w:val="it-IT" w:eastAsia="it-IT"/>
        </w:rPr>
      </w:pPr>
    </w:p>
    <w:p w:rsidR="00571D29" w:rsidRPr="00571D29" w:rsidRDefault="00571D29" w:rsidP="00571D29">
      <w:pPr>
        <w:tabs>
          <w:tab w:val="right" w:pos="9360"/>
        </w:tabs>
        <w:spacing w:after="0" w:line="240" w:lineRule="auto"/>
        <w:ind w:left="720"/>
        <w:rPr>
          <w:rFonts w:eastAsia="MS PMincho"/>
          <w:b/>
          <w:color w:val="404040"/>
          <w:spacing w:val="-5"/>
          <w:sz w:val="36"/>
          <w:szCs w:val="20"/>
          <w:lang w:val="it-IT" w:eastAsia="it-IT"/>
        </w:rPr>
      </w:pPr>
    </w:p>
    <w:p w:rsidR="00C32E20" w:rsidRPr="00A821D0" w:rsidRDefault="00C32E20" w:rsidP="00C67AD2">
      <w:pPr>
        <w:tabs>
          <w:tab w:val="right" w:pos="9360"/>
        </w:tabs>
        <w:spacing w:after="0" w:line="240" w:lineRule="auto"/>
        <w:ind w:left="720"/>
        <w:rPr>
          <w:rFonts w:cs="Calibri"/>
          <w:b/>
          <w:color w:val="404040"/>
          <w:spacing w:val="-5"/>
          <w:sz w:val="36"/>
          <w:szCs w:val="36"/>
        </w:rPr>
      </w:pPr>
      <w:r w:rsidRPr="00A821D0">
        <w:rPr>
          <w:rFonts w:cs="Calibri"/>
          <w:b/>
          <w:color w:val="404040"/>
          <w:spacing w:val="-5"/>
          <w:sz w:val="36"/>
          <w:szCs w:val="36"/>
        </w:rPr>
        <w:t>TMF</w:t>
      </w:r>
      <w:r w:rsidR="00421F21" w:rsidRPr="00A821D0">
        <w:rPr>
          <w:rFonts w:cs="Calibri"/>
          <w:b/>
          <w:color w:val="404040"/>
          <w:spacing w:val="-5"/>
          <w:sz w:val="36"/>
          <w:szCs w:val="36"/>
        </w:rPr>
        <w:t>656</w:t>
      </w:r>
    </w:p>
    <w:p w:rsidR="00C32E20" w:rsidRPr="00A821D0" w:rsidRDefault="00E33231" w:rsidP="00C67AD2">
      <w:pPr>
        <w:tabs>
          <w:tab w:val="right" w:pos="9360"/>
        </w:tabs>
        <w:spacing w:after="0" w:line="240" w:lineRule="auto"/>
        <w:ind w:left="720"/>
        <w:rPr>
          <w:rFonts w:cs="Calibri"/>
          <w:b/>
          <w:color w:val="404040"/>
          <w:spacing w:val="-5"/>
          <w:sz w:val="36"/>
          <w:szCs w:val="36"/>
        </w:rPr>
      </w:pPr>
      <w:r w:rsidRPr="00A821D0">
        <w:rPr>
          <w:rFonts w:cs="Calibri"/>
          <w:b/>
          <w:color w:val="404040"/>
          <w:spacing w:val="-5"/>
          <w:sz w:val="36"/>
          <w:szCs w:val="36"/>
        </w:rPr>
        <w:t>Release 18.5</w:t>
      </w:r>
      <w:r w:rsidR="00C0786F">
        <w:rPr>
          <w:rFonts w:cs="Calibri"/>
          <w:b/>
          <w:color w:val="404040"/>
          <w:spacing w:val="-5"/>
          <w:sz w:val="36"/>
          <w:szCs w:val="36"/>
        </w:rPr>
        <w:t>.0</w:t>
      </w:r>
    </w:p>
    <w:p w:rsidR="00C32E20" w:rsidRPr="00A821D0" w:rsidRDefault="00C0786F" w:rsidP="00C67AD2">
      <w:pPr>
        <w:tabs>
          <w:tab w:val="right" w:pos="9360"/>
        </w:tabs>
        <w:spacing w:after="0" w:line="240" w:lineRule="auto"/>
        <w:ind w:left="720"/>
        <w:rPr>
          <w:rFonts w:cs="Calibri"/>
          <w:b/>
          <w:color w:val="404040"/>
          <w:spacing w:val="-5"/>
          <w:sz w:val="36"/>
          <w:szCs w:val="36"/>
        </w:rPr>
      </w:pPr>
      <w:r>
        <w:rPr>
          <w:rFonts w:cs="Calibri"/>
          <w:b/>
          <w:color w:val="404040"/>
          <w:spacing w:val="-5"/>
          <w:sz w:val="36"/>
          <w:szCs w:val="36"/>
        </w:rPr>
        <w:t>January</w:t>
      </w:r>
      <w:r w:rsidR="002D01ED" w:rsidRPr="00A821D0">
        <w:rPr>
          <w:rFonts w:cs="Calibri"/>
          <w:b/>
          <w:color w:val="404040"/>
          <w:spacing w:val="-5"/>
          <w:sz w:val="36"/>
          <w:szCs w:val="36"/>
        </w:rPr>
        <w:t xml:space="preserve"> </w:t>
      </w:r>
      <w:r w:rsidR="00E47682" w:rsidRPr="00A821D0">
        <w:rPr>
          <w:rFonts w:cs="Calibri"/>
          <w:b/>
          <w:color w:val="404040"/>
          <w:spacing w:val="-5"/>
          <w:sz w:val="36"/>
          <w:szCs w:val="36"/>
        </w:rPr>
        <w:t>201</w:t>
      </w:r>
      <w:r>
        <w:rPr>
          <w:rFonts w:cs="Calibri"/>
          <w:b/>
          <w:color w:val="404040"/>
          <w:spacing w:val="-5"/>
          <w:sz w:val="36"/>
          <w:szCs w:val="36"/>
        </w:rPr>
        <w:t>9</w:t>
      </w:r>
    </w:p>
    <w:p w:rsidR="00571D29" w:rsidRPr="00571D29" w:rsidRDefault="00571D29" w:rsidP="00571D29">
      <w:pPr>
        <w:tabs>
          <w:tab w:val="right" w:pos="9360"/>
        </w:tabs>
        <w:spacing w:after="0" w:line="240" w:lineRule="auto"/>
        <w:ind w:left="720"/>
        <w:rPr>
          <w:rFonts w:eastAsia="MS PMincho" w:cs="Calibri"/>
          <w:b/>
          <w:color w:val="404040"/>
          <w:spacing w:val="-5"/>
          <w:sz w:val="36"/>
          <w:szCs w:val="36"/>
          <w:lang w:val="it-IT" w:eastAsia="it-IT"/>
        </w:rPr>
      </w:pPr>
    </w:p>
    <w:p w:rsidR="00571D29" w:rsidRPr="00571D29" w:rsidRDefault="00571D29" w:rsidP="00571D29">
      <w:pPr>
        <w:tabs>
          <w:tab w:val="right" w:pos="9360"/>
        </w:tabs>
        <w:spacing w:after="0" w:line="240" w:lineRule="auto"/>
        <w:ind w:left="720"/>
        <w:rPr>
          <w:rFonts w:eastAsia="MS PMincho" w:cs="Calibri"/>
          <w:b/>
          <w:color w:val="404040"/>
          <w:spacing w:val="-5"/>
          <w:sz w:val="36"/>
          <w:szCs w:val="36"/>
          <w:lang w:val="it-IT" w:eastAsia="it-IT"/>
        </w:rPr>
      </w:pPr>
    </w:p>
    <w:p w:rsidR="00571D29" w:rsidRPr="00571D29" w:rsidRDefault="00571D29" w:rsidP="00571D29">
      <w:pPr>
        <w:tabs>
          <w:tab w:val="right" w:pos="9360"/>
        </w:tabs>
        <w:spacing w:after="0" w:line="240" w:lineRule="auto"/>
        <w:ind w:left="720"/>
        <w:rPr>
          <w:rFonts w:eastAsia="MS PMincho" w:cs="Calibri"/>
          <w:b/>
          <w:color w:val="404040"/>
          <w:spacing w:val="-5"/>
          <w:sz w:val="36"/>
          <w:szCs w:val="36"/>
          <w:lang w:val="it-IT" w:eastAsia="it-IT"/>
        </w:rPr>
      </w:pPr>
    </w:p>
    <w:p w:rsidR="00571D29" w:rsidRPr="00571D29" w:rsidRDefault="00571D29" w:rsidP="00571D29">
      <w:pPr>
        <w:tabs>
          <w:tab w:val="right" w:pos="9360"/>
        </w:tabs>
        <w:spacing w:after="0" w:line="240" w:lineRule="auto"/>
        <w:ind w:left="720"/>
        <w:rPr>
          <w:rFonts w:eastAsia="MS PMincho" w:cs="Calibri"/>
          <w:b/>
          <w:color w:val="404040"/>
          <w:spacing w:val="-5"/>
          <w:sz w:val="36"/>
          <w:szCs w:val="36"/>
          <w:lang w:val="it-IT" w:eastAsia="it-IT"/>
        </w:rPr>
      </w:pPr>
    </w:p>
    <w:p w:rsidR="00571D29" w:rsidRPr="00571D29" w:rsidRDefault="00571D29" w:rsidP="00571D29">
      <w:pPr>
        <w:tabs>
          <w:tab w:val="right" w:pos="9360"/>
        </w:tabs>
        <w:spacing w:after="0" w:line="240" w:lineRule="auto"/>
        <w:ind w:left="720"/>
        <w:rPr>
          <w:rFonts w:eastAsia="MS PMincho"/>
          <w:b/>
          <w:color w:val="404040"/>
          <w:spacing w:val="-5"/>
          <w:sz w:val="36"/>
          <w:lang w:val="it-IT" w:eastAsia="it-IT"/>
        </w:rPr>
      </w:pPr>
    </w:p>
    <w:p w:rsidR="00571D29" w:rsidRPr="00571D29" w:rsidRDefault="00571D29" w:rsidP="00571D29">
      <w:pPr>
        <w:tabs>
          <w:tab w:val="right" w:pos="9360"/>
        </w:tabs>
        <w:spacing w:after="0" w:line="240" w:lineRule="auto"/>
        <w:ind w:left="720"/>
        <w:rPr>
          <w:rFonts w:eastAsia="MS PMincho"/>
          <w:b/>
          <w:color w:val="404040"/>
          <w:spacing w:val="-5"/>
          <w:sz w:val="36"/>
          <w:lang w:val="it-IT" w:eastAsia="it-IT"/>
        </w:rPr>
      </w:pPr>
    </w:p>
    <w:p w:rsidR="00571D29" w:rsidRPr="00571D29" w:rsidRDefault="00571D29" w:rsidP="00571D29">
      <w:pPr>
        <w:tabs>
          <w:tab w:val="right" w:pos="9360"/>
        </w:tabs>
        <w:spacing w:after="0" w:line="240" w:lineRule="auto"/>
        <w:ind w:left="720"/>
        <w:rPr>
          <w:rFonts w:eastAsia="MS PMincho"/>
          <w:b/>
          <w:color w:val="404040"/>
          <w:spacing w:val="-5"/>
          <w:sz w:val="36"/>
          <w:lang w:val="it-IT" w:eastAsia="it-IT"/>
        </w:rPr>
      </w:pPr>
    </w:p>
    <w:tbl>
      <w:tblPr>
        <w:tblStyle w:val="TableGrid1"/>
        <w:tblW w:w="10057" w:type="dxa"/>
        <w:tblInd w:w="468" w:type="dxa"/>
        <w:tblLook w:val="04A0" w:firstRow="1" w:lastRow="0" w:firstColumn="1" w:lastColumn="0" w:noHBand="0" w:noVBand="1"/>
      </w:tblPr>
      <w:tblGrid>
        <w:gridCol w:w="5445"/>
        <w:gridCol w:w="4612"/>
      </w:tblGrid>
      <w:tr w:rsidR="002F0E3A" w:rsidRPr="00A821D0" w:rsidTr="00AC0EAD">
        <w:trPr>
          <w:trHeight w:val="414"/>
        </w:trPr>
        <w:tc>
          <w:tcPr>
            <w:tcW w:w="5445" w:type="dxa"/>
          </w:tcPr>
          <w:p w:rsidR="002F0E3A" w:rsidRPr="00A821D0" w:rsidRDefault="002F0E3A" w:rsidP="00AC0EAD">
            <w:pPr>
              <w:tabs>
                <w:tab w:val="right" w:pos="9360"/>
              </w:tabs>
              <w:rPr>
                <w:b/>
                <w:color w:val="404040"/>
                <w:spacing w:val="-5"/>
                <w:sz w:val="36"/>
                <w:szCs w:val="20"/>
              </w:rPr>
            </w:pPr>
            <w:r w:rsidRPr="00A821D0">
              <w:rPr>
                <w:b/>
                <w:color w:val="404040"/>
                <w:spacing w:val="-5"/>
                <w:sz w:val="28"/>
                <w:szCs w:val="20"/>
              </w:rPr>
              <w:t>Latest Update: TM Forum Release 18.</w:t>
            </w:r>
            <w:r w:rsidR="00E33231" w:rsidRPr="00A821D0">
              <w:rPr>
                <w:b/>
                <w:color w:val="404040"/>
                <w:spacing w:val="-5"/>
                <w:sz w:val="28"/>
                <w:szCs w:val="20"/>
              </w:rPr>
              <w:t>5</w:t>
            </w:r>
            <w:r w:rsidR="00C0786F">
              <w:rPr>
                <w:b/>
                <w:color w:val="404040"/>
                <w:spacing w:val="-5"/>
                <w:sz w:val="28"/>
                <w:szCs w:val="20"/>
              </w:rPr>
              <w:t>.0</w:t>
            </w:r>
          </w:p>
        </w:tc>
        <w:tc>
          <w:tcPr>
            <w:tcW w:w="4612" w:type="dxa"/>
          </w:tcPr>
          <w:p w:rsidR="002F0E3A" w:rsidRPr="00A821D0" w:rsidRDefault="002F0E3A" w:rsidP="00AC0EAD">
            <w:pPr>
              <w:tabs>
                <w:tab w:val="right" w:pos="9360"/>
              </w:tabs>
              <w:ind w:left="6"/>
              <w:rPr>
                <w:b/>
                <w:color w:val="404040"/>
                <w:spacing w:val="-5"/>
                <w:sz w:val="28"/>
                <w:szCs w:val="20"/>
              </w:rPr>
            </w:pPr>
            <w:r w:rsidRPr="00A821D0">
              <w:rPr>
                <w:b/>
                <w:color w:val="404040"/>
                <w:spacing w:val="-5"/>
                <w:sz w:val="28"/>
                <w:szCs w:val="20"/>
              </w:rPr>
              <w:t>Member Evaluation</w:t>
            </w:r>
          </w:p>
        </w:tc>
      </w:tr>
      <w:tr w:rsidR="002F0E3A" w:rsidRPr="00A821D0" w:rsidTr="00AC0EAD">
        <w:trPr>
          <w:trHeight w:val="398"/>
        </w:trPr>
        <w:tc>
          <w:tcPr>
            <w:tcW w:w="5445" w:type="dxa"/>
          </w:tcPr>
          <w:p w:rsidR="002F0E3A" w:rsidRPr="00A821D0" w:rsidRDefault="002F0E3A" w:rsidP="00AC0EAD">
            <w:pPr>
              <w:tabs>
                <w:tab w:val="right" w:pos="9360"/>
              </w:tabs>
              <w:rPr>
                <w:b/>
                <w:color w:val="404040"/>
                <w:spacing w:val="-5"/>
                <w:sz w:val="28"/>
                <w:szCs w:val="20"/>
              </w:rPr>
            </w:pPr>
            <w:r w:rsidRPr="00A821D0">
              <w:rPr>
                <w:b/>
                <w:color w:val="404040"/>
                <w:spacing w:val="-5"/>
                <w:sz w:val="28"/>
                <w:szCs w:val="20"/>
              </w:rPr>
              <w:t xml:space="preserve">Version </w:t>
            </w:r>
            <w:r w:rsidR="00E33231" w:rsidRPr="00A821D0">
              <w:rPr>
                <w:b/>
                <w:color w:val="404040"/>
                <w:spacing w:val="-5"/>
                <w:sz w:val="28"/>
                <w:szCs w:val="20"/>
              </w:rPr>
              <w:t>4</w:t>
            </w:r>
            <w:r w:rsidRPr="00A821D0">
              <w:rPr>
                <w:b/>
                <w:color w:val="404040"/>
                <w:spacing w:val="-5"/>
                <w:sz w:val="28"/>
                <w:szCs w:val="20"/>
              </w:rPr>
              <w:t>.0.0</w:t>
            </w:r>
          </w:p>
        </w:tc>
        <w:tc>
          <w:tcPr>
            <w:tcW w:w="4612" w:type="dxa"/>
          </w:tcPr>
          <w:p w:rsidR="002F0E3A" w:rsidRPr="00A821D0" w:rsidRDefault="002F0E3A" w:rsidP="00AC0EAD">
            <w:pPr>
              <w:tabs>
                <w:tab w:val="right" w:pos="9360"/>
              </w:tabs>
              <w:ind w:left="6"/>
              <w:rPr>
                <w:b/>
                <w:color w:val="404040"/>
                <w:spacing w:val="-5"/>
                <w:sz w:val="28"/>
                <w:szCs w:val="20"/>
              </w:rPr>
            </w:pPr>
            <w:r w:rsidRPr="00A821D0">
              <w:rPr>
                <w:b/>
                <w:color w:val="404040"/>
                <w:spacing w:val="-5"/>
                <w:sz w:val="28"/>
                <w:szCs w:val="20"/>
              </w:rPr>
              <w:t>IPR Mode: RAND</w:t>
            </w:r>
          </w:p>
        </w:tc>
      </w:tr>
    </w:tbl>
    <w:p w:rsidR="00CA2BB0" w:rsidRPr="00A821D0" w:rsidRDefault="00842D56" w:rsidP="004E3E77">
      <w:pPr>
        <w:pStyle w:val="Heading1"/>
        <w:rPr>
          <w:noProof w:val="0"/>
          <w:lang w:val="en-US"/>
        </w:rPr>
      </w:pPr>
      <w:bookmarkStart w:id="0" w:name="_Toc2189847"/>
      <w:r w:rsidRPr="00A821D0">
        <w:rPr>
          <w:noProof w:val="0"/>
          <w:lang w:val="en-US"/>
        </w:rPr>
        <w:lastRenderedPageBreak/>
        <w:t>NOTICE</w:t>
      </w:r>
      <w:bookmarkEnd w:id="0"/>
    </w:p>
    <w:p w:rsidR="00C67AD2" w:rsidRPr="00A821D0" w:rsidRDefault="00C67AD2" w:rsidP="00F02C99">
      <w:pPr>
        <w:autoSpaceDE w:val="0"/>
        <w:autoSpaceDN w:val="0"/>
        <w:adjustRightInd w:val="0"/>
        <w:spacing w:after="0" w:line="240" w:lineRule="auto"/>
        <w:rPr>
          <w:rFonts w:eastAsiaTheme="minorHAnsi" w:cs="Calibri"/>
          <w:color w:val="000000"/>
          <w:szCs w:val="22"/>
        </w:rPr>
      </w:pPr>
      <w:bookmarkStart w:id="1" w:name="OLE_LINK1"/>
      <w:r w:rsidRPr="0070562F">
        <w:rPr>
          <w:rFonts w:eastAsiaTheme="minorHAnsi" w:cs="Calibri"/>
          <w:color w:val="000000"/>
          <w:szCs w:val="22"/>
        </w:rPr>
        <w:t>Copyright © TM Forum 201</w:t>
      </w:r>
      <w:r w:rsidR="00C0786F">
        <w:rPr>
          <w:rFonts w:eastAsiaTheme="minorHAnsi" w:cs="Calibri"/>
          <w:color w:val="000000"/>
          <w:szCs w:val="22"/>
        </w:rPr>
        <w:t>9</w:t>
      </w:r>
      <w:r w:rsidRPr="0070562F">
        <w:rPr>
          <w:rFonts w:eastAsiaTheme="minorHAnsi" w:cs="Calibri"/>
          <w:color w:val="000000"/>
          <w:szCs w:val="22"/>
        </w:rPr>
        <w:t>. All Rights Reserved.</w:t>
      </w:r>
    </w:p>
    <w:p w:rsidR="00C67AD2" w:rsidRPr="00A821D0" w:rsidRDefault="00C67AD2" w:rsidP="00F02C99">
      <w:pPr>
        <w:autoSpaceDE w:val="0"/>
        <w:autoSpaceDN w:val="0"/>
        <w:adjustRightInd w:val="0"/>
        <w:spacing w:after="0" w:line="240" w:lineRule="auto"/>
        <w:rPr>
          <w:rFonts w:eastAsiaTheme="minorHAnsi" w:cs="Calibri"/>
          <w:color w:val="000000"/>
          <w:szCs w:val="22"/>
        </w:rPr>
      </w:pPr>
    </w:p>
    <w:p w:rsidR="00C67AD2" w:rsidRPr="00A821D0" w:rsidRDefault="00C67AD2" w:rsidP="00F02C99">
      <w:pPr>
        <w:autoSpaceDE w:val="0"/>
        <w:autoSpaceDN w:val="0"/>
        <w:adjustRightInd w:val="0"/>
        <w:spacing w:after="0" w:line="240" w:lineRule="auto"/>
        <w:rPr>
          <w:rFonts w:eastAsiaTheme="minorHAnsi" w:cs="Calibri"/>
          <w:color w:val="000000"/>
          <w:szCs w:val="22"/>
        </w:rPr>
      </w:pPr>
      <w:r w:rsidRPr="00A821D0">
        <w:rPr>
          <w:rFonts w:eastAsiaTheme="minorHAnsi" w:cs="Calibri"/>
          <w:color w:val="000000"/>
          <w:szCs w:val="22"/>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TM FORUM, except as needed for the purpose of developing any document or deliverable produced by a TM FORUM Collaboration Project Team (in which case the rules applicable to copyrights, as set forth in the </w:t>
      </w:r>
      <w:hyperlink r:id="rId9" w:history="1">
        <w:r w:rsidRPr="00A821D0">
          <w:rPr>
            <w:rFonts w:eastAsiaTheme="minorHAnsi" w:cs="Calibri"/>
            <w:color w:val="D26900" w:themeColor="hyperlink"/>
            <w:szCs w:val="22"/>
            <w:u w:val="single"/>
          </w:rPr>
          <w:t>TM FORUM IPR Policy</w:t>
        </w:r>
      </w:hyperlink>
      <w:r w:rsidRPr="0070562F">
        <w:rPr>
          <w:rFonts w:eastAsiaTheme="minorHAnsi" w:cs="Calibri"/>
          <w:color w:val="000000"/>
          <w:szCs w:val="22"/>
        </w:rPr>
        <w:t>, must be followed) or as required to translate it into languages other than English.</w:t>
      </w:r>
    </w:p>
    <w:p w:rsidR="00F02C99" w:rsidRPr="00A821D0" w:rsidRDefault="00F02C99" w:rsidP="00F02C99">
      <w:pPr>
        <w:autoSpaceDE w:val="0"/>
        <w:autoSpaceDN w:val="0"/>
        <w:adjustRightInd w:val="0"/>
        <w:spacing w:after="0" w:line="240" w:lineRule="auto"/>
        <w:rPr>
          <w:rFonts w:eastAsiaTheme="minorHAnsi" w:cs="Calibri"/>
          <w:color w:val="000000"/>
          <w:szCs w:val="22"/>
        </w:rPr>
      </w:pPr>
    </w:p>
    <w:p w:rsidR="00C67AD2" w:rsidRPr="00A821D0" w:rsidRDefault="00C67AD2" w:rsidP="00F02C99">
      <w:pPr>
        <w:autoSpaceDE w:val="0"/>
        <w:autoSpaceDN w:val="0"/>
        <w:adjustRightInd w:val="0"/>
        <w:spacing w:after="0" w:line="240" w:lineRule="auto"/>
        <w:rPr>
          <w:rFonts w:eastAsiaTheme="minorHAnsi" w:cs="Calibri"/>
          <w:color w:val="000000"/>
          <w:szCs w:val="22"/>
        </w:rPr>
      </w:pPr>
      <w:r w:rsidRPr="00A821D0">
        <w:rPr>
          <w:rFonts w:eastAsiaTheme="minorHAnsi" w:cs="Calibri"/>
          <w:color w:val="000000"/>
          <w:szCs w:val="22"/>
        </w:rPr>
        <w:t>The limited permissions granted above are perpetual and will not be revoked by TM FORUM or its successors or assigns.</w:t>
      </w:r>
    </w:p>
    <w:p w:rsidR="00F02C99" w:rsidRPr="00A821D0" w:rsidRDefault="00F02C99" w:rsidP="00F02C99">
      <w:pPr>
        <w:autoSpaceDE w:val="0"/>
        <w:autoSpaceDN w:val="0"/>
        <w:adjustRightInd w:val="0"/>
        <w:spacing w:after="0" w:line="240" w:lineRule="auto"/>
        <w:rPr>
          <w:rFonts w:eastAsiaTheme="minorHAnsi" w:cs="Calibri"/>
          <w:color w:val="000000"/>
          <w:szCs w:val="22"/>
        </w:rPr>
      </w:pPr>
    </w:p>
    <w:p w:rsidR="00C67AD2" w:rsidRPr="00A821D0" w:rsidRDefault="00C67AD2" w:rsidP="00F02C99">
      <w:pPr>
        <w:autoSpaceDE w:val="0"/>
        <w:autoSpaceDN w:val="0"/>
        <w:adjustRightInd w:val="0"/>
        <w:spacing w:after="0" w:line="240" w:lineRule="auto"/>
        <w:rPr>
          <w:rFonts w:eastAsiaTheme="minorHAnsi" w:cs="Calibri"/>
          <w:color w:val="000000"/>
          <w:szCs w:val="22"/>
        </w:rPr>
      </w:pPr>
      <w:r w:rsidRPr="00A821D0">
        <w:rPr>
          <w:rFonts w:eastAsiaTheme="minorHAnsi" w:cs="Calibri"/>
          <w:color w:val="000000"/>
          <w:szCs w:val="22"/>
        </w:rPr>
        <w:t>This document and the information contained herein is provided on an "AS IS" basis and TM FORUM DISCLAIMS ALL WARRANTIES, EXPRESS OR IMPLIED, INCLUDING BUT NOT LIMITED TO ANY WARRANTY THAT THE USE OF THE INFORMATION HEREIN WILL NOT INFRINGE ANY OWNERSHIP RIGHTS OR ANY IMPLIED WARRANTIES OF MERCHANTABILITY OR FITNESS FOR A PARTICULAR PURPOSE.</w:t>
      </w:r>
    </w:p>
    <w:p w:rsidR="00F02C99" w:rsidRPr="00A821D0" w:rsidRDefault="00F02C99" w:rsidP="00F02C99">
      <w:pPr>
        <w:autoSpaceDE w:val="0"/>
        <w:autoSpaceDN w:val="0"/>
        <w:adjustRightInd w:val="0"/>
        <w:spacing w:after="0" w:line="240" w:lineRule="auto"/>
        <w:rPr>
          <w:rFonts w:eastAsiaTheme="minorHAnsi" w:cs="Calibri"/>
          <w:color w:val="000000"/>
          <w:szCs w:val="22"/>
        </w:rPr>
      </w:pPr>
    </w:p>
    <w:p w:rsidR="00C67AD2" w:rsidRPr="00A821D0" w:rsidRDefault="00C67AD2" w:rsidP="00F02C99">
      <w:pPr>
        <w:spacing w:after="0" w:line="240" w:lineRule="auto"/>
        <w:rPr>
          <w:rFonts w:cs="Calibri"/>
          <w:szCs w:val="22"/>
        </w:rPr>
      </w:pPr>
      <w:r w:rsidRPr="00A821D0">
        <w:rPr>
          <w:rFonts w:cs="Calibri"/>
          <w:szCs w:val="22"/>
        </w:rPr>
        <w:t>Direct inquiries to the TM Forum office:</w:t>
      </w:r>
    </w:p>
    <w:p w:rsidR="00F02C99" w:rsidRPr="00A821D0" w:rsidRDefault="00F02C99" w:rsidP="00F02C99">
      <w:pPr>
        <w:spacing w:after="0" w:line="240" w:lineRule="auto"/>
        <w:rPr>
          <w:rFonts w:cs="Calibri"/>
          <w:szCs w:val="22"/>
        </w:rPr>
      </w:pPr>
    </w:p>
    <w:p w:rsidR="00C67AD2" w:rsidRPr="00A821D0" w:rsidRDefault="00C67AD2" w:rsidP="00F02C99">
      <w:pPr>
        <w:spacing w:after="0" w:line="240" w:lineRule="auto"/>
        <w:rPr>
          <w:rFonts w:cs="Calibri"/>
          <w:szCs w:val="22"/>
        </w:rPr>
      </w:pPr>
      <w:r w:rsidRPr="00A821D0">
        <w:rPr>
          <w:rFonts w:cs="Calibri"/>
          <w:szCs w:val="22"/>
        </w:rPr>
        <w:t>4 Century Drive, Suite 100</w:t>
      </w:r>
    </w:p>
    <w:p w:rsidR="00C67AD2" w:rsidRPr="00A821D0" w:rsidRDefault="00C67AD2" w:rsidP="00F02C99">
      <w:pPr>
        <w:spacing w:after="0" w:line="240" w:lineRule="auto"/>
        <w:rPr>
          <w:rFonts w:cs="Calibri"/>
          <w:szCs w:val="22"/>
        </w:rPr>
      </w:pPr>
      <w:r w:rsidRPr="00A821D0">
        <w:rPr>
          <w:rFonts w:cs="Calibri"/>
          <w:szCs w:val="22"/>
        </w:rPr>
        <w:t>Parsippany, NJ 07054, USA</w:t>
      </w:r>
    </w:p>
    <w:p w:rsidR="00C67AD2" w:rsidRPr="00A821D0" w:rsidRDefault="00C67AD2" w:rsidP="00F02C99">
      <w:pPr>
        <w:spacing w:after="0" w:line="240" w:lineRule="auto"/>
        <w:rPr>
          <w:rFonts w:cs="Calibri"/>
          <w:szCs w:val="22"/>
        </w:rPr>
      </w:pPr>
      <w:r w:rsidRPr="00A821D0">
        <w:rPr>
          <w:rFonts w:cs="Calibri"/>
          <w:szCs w:val="22"/>
        </w:rPr>
        <w:t>Tel No. +1 973 944 5100</w:t>
      </w:r>
    </w:p>
    <w:p w:rsidR="00C67AD2" w:rsidRPr="00A821D0" w:rsidRDefault="00C67AD2" w:rsidP="00F02C99">
      <w:pPr>
        <w:spacing w:after="0" w:line="240" w:lineRule="auto"/>
        <w:rPr>
          <w:rFonts w:cs="Calibri"/>
          <w:szCs w:val="22"/>
        </w:rPr>
      </w:pPr>
      <w:r w:rsidRPr="00A821D0">
        <w:rPr>
          <w:rFonts w:cs="Calibri"/>
          <w:szCs w:val="22"/>
        </w:rPr>
        <w:t xml:space="preserve">Fax No. +1 973 </w:t>
      </w:r>
      <w:r w:rsidR="00AC0EAD" w:rsidRPr="003A6038">
        <w:rPr>
          <w:rFonts w:cs="Calibri"/>
          <w:szCs w:val="22"/>
        </w:rPr>
        <w:t>9</w:t>
      </w:r>
      <w:r w:rsidR="00AC0EAD">
        <w:rPr>
          <w:rFonts w:cs="Calibri"/>
          <w:szCs w:val="22"/>
        </w:rPr>
        <w:t>98</w:t>
      </w:r>
      <w:r w:rsidR="00AC0EAD" w:rsidRPr="003A6038">
        <w:rPr>
          <w:rFonts w:cs="Calibri"/>
          <w:szCs w:val="22"/>
        </w:rPr>
        <w:t xml:space="preserve"> </w:t>
      </w:r>
      <w:r w:rsidR="00AC0EAD">
        <w:rPr>
          <w:rFonts w:cs="Calibri"/>
          <w:szCs w:val="22"/>
        </w:rPr>
        <w:t>7196</w:t>
      </w:r>
    </w:p>
    <w:p w:rsidR="00C67AD2" w:rsidRPr="00A821D0" w:rsidRDefault="00C67AD2" w:rsidP="00F02C99">
      <w:pPr>
        <w:spacing w:after="0" w:line="240" w:lineRule="auto"/>
        <w:rPr>
          <w:rFonts w:cs="Calibri"/>
          <w:szCs w:val="22"/>
        </w:rPr>
      </w:pPr>
      <w:r w:rsidRPr="00A821D0">
        <w:rPr>
          <w:rFonts w:cs="Calibri"/>
          <w:szCs w:val="22"/>
        </w:rPr>
        <w:t xml:space="preserve">TM Forum Web Page: </w:t>
      </w:r>
      <w:hyperlink r:id="rId10" w:history="1">
        <w:r w:rsidRPr="00A821D0">
          <w:rPr>
            <w:rFonts w:cs="Calibri"/>
            <w:color w:val="0000FF"/>
            <w:szCs w:val="22"/>
            <w:u w:val="single"/>
          </w:rPr>
          <w:t>www.tmforum.org</w:t>
        </w:r>
      </w:hyperlink>
    </w:p>
    <w:bookmarkEnd w:id="1"/>
    <w:p w:rsidR="00C67AD2" w:rsidRPr="00A821D0" w:rsidRDefault="00C67AD2" w:rsidP="00C67AD2">
      <w:pPr>
        <w:rPr>
          <w:szCs w:val="22"/>
        </w:rPr>
      </w:pPr>
    </w:p>
    <w:p w:rsidR="00E923E4" w:rsidRPr="00A821D0" w:rsidRDefault="00CA2BB0" w:rsidP="004E3E77">
      <w:pPr>
        <w:pStyle w:val="Heading1"/>
        <w:rPr>
          <w:noProof w:val="0"/>
          <w:lang w:val="en-US"/>
        </w:rPr>
      </w:pPr>
      <w:bookmarkStart w:id="2" w:name="_Toc2189848"/>
      <w:r w:rsidRPr="00A821D0">
        <w:rPr>
          <w:noProof w:val="0"/>
          <w:lang w:val="en-US"/>
        </w:rPr>
        <w:t>Table of Contents</w:t>
      </w:r>
      <w:bookmarkEnd w:id="2"/>
    </w:p>
    <w:p w:rsidR="00F80DBE" w:rsidRDefault="000D481A">
      <w:pPr>
        <w:pStyle w:val="TOC1"/>
        <w:rPr>
          <w:rFonts w:asciiTheme="minorHAnsi" w:eastAsiaTheme="minorEastAsia" w:hAnsiTheme="minorHAnsi" w:cstheme="minorBidi"/>
          <w:color w:val="auto"/>
          <w:szCs w:val="22"/>
          <w:lang w:val="en-IE" w:eastAsia="en-IE"/>
        </w:rPr>
      </w:pPr>
      <w:r w:rsidRPr="00A821D0">
        <w:rPr>
          <w:rFonts w:ascii="Arial" w:eastAsiaTheme="minorEastAsia" w:hAnsi="Arial" w:cs="Arial"/>
          <w:b/>
          <w:noProof w:val="0"/>
          <w:spacing w:val="-5"/>
          <w:sz w:val="20"/>
          <w:szCs w:val="20"/>
        </w:rPr>
        <w:fldChar w:fldCharType="begin"/>
      </w:r>
      <w:r w:rsidRPr="00A821D0">
        <w:rPr>
          <w:rFonts w:cs="Arial"/>
          <w:b/>
          <w:noProof w:val="0"/>
          <w:spacing w:val="-5"/>
          <w:szCs w:val="20"/>
        </w:rPr>
        <w:instrText xml:space="preserve"> TOC \o "1-3" \h \z \u </w:instrText>
      </w:r>
      <w:r w:rsidRPr="00A821D0">
        <w:rPr>
          <w:rFonts w:ascii="Arial" w:eastAsiaTheme="minorEastAsia" w:hAnsi="Arial" w:cs="Arial"/>
          <w:b/>
          <w:noProof w:val="0"/>
          <w:spacing w:val="-5"/>
          <w:sz w:val="20"/>
          <w:szCs w:val="20"/>
        </w:rPr>
        <w:fldChar w:fldCharType="separate"/>
      </w:r>
      <w:hyperlink w:anchor="_Toc2189847" w:history="1">
        <w:r w:rsidR="00F80DBE" w:rsidRPr="0075487D">
          <w:rPr>
            <w:rStyle w:val="Hyperlink"/>
          </w:rPr>
          <w:t>NOTICE</w:t>
        </w:r>
        <w:r w:rsidR="00F80DBE">
          <w:rPr>
            <w:webHidden/>
          </w:rPr>
          <w:tab/>
        </w:r>
        <w:r w:rsidR="00F80DBE">
          <w:rPr>
            <w:webHidden/>
          </w:rPr>
          <w:fldChar w:fldCharType="begin"/>
        </w:r>
        <w:r w:rsidR="00F80DBE">
          <w:rPr>
            <w:webHidden/>
          </w:rPr>
          <w:instrText xml:space="preserve"> PAGEREF _Toc2189847 \h </w:instrText>
        </w:r>
        <w:r w:rsidR="00F80DBE">
          <w:rPr>
            <w:webHidden/>
          </w:rPr>
        </w:r>
        <w:r w:rsidR="00F80DBE">
          <w:rPr>
            <w:webHidden/>
          </w:rPr>
          <w:fldChar w:fldCharType="separate"/>
        </w:r>
        <w:r w:rsidR="00F80DBE">
          <w:rPr>
            <w:webHidden/>
          </w:rPr>
          <w:t>2</w:t>
        </w:r>
        <w:r w:rsidR="00F80DBE">
          <w:rPr>
            <w:webHidden/>
          </w:rPr>
          <w:fldChar w:fldCharType="end"/>
        </w:r>
      </w:hyperlink>
    </w:p>
    <w:p w:rsidR="00F80DBE" w:rsidRDefault="000824E9">
      <w:pPr>
        <w:pStyle w:val="TOC1"/>
        <w:rPr>
          <w:rFonts w:asciiTheme="minorHAnsi" w:eastAsiaTheme="minorEastAsia" w:hAnsiTheme="minorHAnsi" w:cstheme="minorBidi"/>
          <w:color w:val="auto"/>
          <w:szCs w:val="22"/>
          <w:lang w:val="en-IE" w:eastAsia="en-IE"/>
        </w:rPr>
      </w:pPr>
      <w:hyperlink w:anchor="_Toc2189848" w:history="1">
        <w:r w:rsidR="00F80DBE" w:rsidRPr="0075487D">
          <w:rPr>
            <w:rStyle w:val="Hyperlink"/>
          </w:rPr>
          <w:t>Table of Contents</w:t>
        </w:r>
        <w:r w:rsidR="00F80DBE">
          <w:rPr>
            <w:webHidden/>
          </w:rPr>
          <w:tab/>
        </w:r>
        <w:r w:rsidR="00F80DBE">
          <w:rPr>
            <w:webHidden/>
          </w:rPr>
          <w:fldChar w:fldCharType="begin"/>
        </w:r>
        <w:r w:rsidR="00F80DBE">
          <w:rPr>
            <w:webHidden/>
          </w:rPr>
          <w:instrText xml:space="preserve"> PAGEREF _Toc2189848 \h </w:instrText>
        </w:r>
        <w:r w:rsidR="00F80DBE">
          <w:rPr>
            <w:webHidden/>
          </w:rPr>
        </w:r>
        <w:r w:rsidR="00F80DBE">
          <w:rPr>
            <w:webHidden/>
          </w:rPr>
          <w:fldChar w:fldCharType="separate"/>
        </w:r>
        <w:r w:rsidR="00F80DBE">
          <w:rPr>
            <w:webHidden/>
          </w:rPr>
          <w:t>3</w:t>
        </w:r>
        <w:r w:rsidR="00F80DBE">
          <w:rPr>
            <w:webHidden/>
          </w:rPr>
          <w:fldChar w:fldCharType="end"/>
        </w:r>
      </w:hyperlink>
    </w:p>
    <w:p w:rsidR="00F80DBE" w:rsidRDefault="000824E9">
      <w:pPr>
        <w:pStyle w:val="TOC1"/>
        <w:rPr>
          <w:rFonts w:asciiTheme="minorHAnsi" w:eastAsiaTheme="minorEastAsia" w:hAnsiTheme="minorHAnsi" w:cstheme="minorBidi"/>
          <w:color w:val="auto"/>
          <w:szCs w:val="22"/>
          <w:lang w:val="en-IE" w:eastAsia="en-IE"/>
        </w:rPr>
      </w:pPr>
      <w:hyperlink w:anchor="_Toc2189849" w:history="1">
        <w:r w:rsidR="00F80DBE" w:rsidRPr="0075487D">
          <w:rPr>
            <w:rStyle w:val="Hyperlink"/>
          </w:rPr>
          <w:t>List of Tables</w:t>
        </w:r>
        <w:r w:rsidR="00F80DBE">
          <w:rPr>
            <w:webHidden/>
          </w:rPr>
          <w:tab/>
        </w:r>
        <w:r w:rsidR="00F80DBE">
          <w:rPr>
            <w:webHidden/>
          </w:rPr>
          <w:fldChar w:fldCharType="begin"/>
        </w:r>
        <w:r w:rsidR="00F80DBE">
          <w:rPr>
            <w:webHidden/>
          </w:rPr>
          <w:instrText xml:space="preserve"> PAGEREF _Toc2189849 \h </w:instrText>
        </w:r>
        <w:r w:rsidR="00F80DBE">
          <w:rPr>
            <w:webHidden/>
          </w:rPr>
        </w:r>
        <w:r w:rsidR="00F80DBE">
          <w:rPr>
            <w:webHidden/>
          </w:rPr>
          <w:fldChar w:fldCharType="separate"/>
        </w:r>
        <w:r w:rsidR="00F80DBE">
          <w:rPr>
            <w:webHidden/>
          </w:rPr>
          <w:t>5</w:t>
        </w:r>
        <w:r w:rsidR="00F80DBE">
          <w:rPr>
            <w:webHidden/>
          </w:rPr>
          <w:fldChar w:fldCharType="end"/>
        </w:r>
      </w:hyperlink>
    </w:p>
    <w:p w:rsidR="00F80DBE" w:rsidRDefault="000824E9">
      <w:pPr>
        <w:pStyle w:val="TOC1"/>
        <w:rPr>
          <w:rFonts w:asciiTheme="minorHAnsi" w:eastAsiaTheme="minorEastAsia" w:hAnsiTheme="minorHAnsi" w:cstheme="minorBidi"/>
          <w:color w:val="auto"/>
          <w:szCs w:val="22"/>
          <w:lang w:val="en-IE" w:eastAsia="en-IE"/>
        </w:rPr>
      </w:pPr>
      <w:hyperlink w:anchor="_Toc2189850" w:history="1">
        <w:r w:rsidR="00F80DBE" w:rsidRPr="0075487D">
          <w:rPr>
            <w:rStyle w:val="Hyperlink"/>
          </w:rPr>
          <w:t>Introduction</w:t>
        </w:r>
        <w:r w:rsidR="00F80DBE">
          <w:rPr>
            <w:webHidden/>
          </w:rPr>
          <w:tab/>
        </w:r>
        <w:r w:rsidR="00F80DBE">
          <w:rPr>
            <w:webHidden/>
          </w:rPr>
          <w:fldChar w:fldCharType="begin"/>
        </w:r>
        <w:r w:rsidR="00F80DBE">
          <w:rPr>
            <w:webHidden/>
          </w:rPr>
          <w:instrText xml:space="preserve"> PAGEREF _Toc2189850 \h </w:instrText>
        </w:r>
        <w:r w:rsidR="00F80DBE">
          <w:rPr>
            <w:webHidden/>
          </w:rPr>
        </w:r>
        <w:r w:rsidR="00F80DBE">
          <w:rPr>
            <w:webHidden/>
          </w:rPr>
          <w:fldChar w:fldCharType="separate"/>
        </w:r>
        <w:r w:rsidR="00F80DBE">
          <w:rPr>
            <w:webHidden/>
          </w:rPr>
          <w:t>6</w:t>
        </w:r>
        <w:r w:rsidR="00F80DBE">
          <w:rPr>
            <w:webHidden/>
          </w:rPr>
          <w:fldChar w:fldCharType="end"/>
        </w:r>
      </w:hyperlink>
    </w:p>
    <w:p w:rsidR="00F80DBE" w:rsidRDefault="000824E9">
      <w:pPr>
        <w:pStyle w:val="TOC1"/>
        <w:rPr>
          <w:rFonts w:asciiTheme="minorHAnsi" w:eastAsiaTheme="minorEastAsia" w:hAnsiTheme="minorHAnsi" w:cstheme="minorBidi"/>
          <w:color w:val="auto"/>
          <w:szCs w:val="22"/>
          <w:lang w:val="en-IE" w:eastAsia="en-IE"/>
        </w:rPr>
      </w:pPr>
      <w:hyperlink w:anchor="_Toc2189851" w:history="1">
        <w:r w:rsidR="00F80DBE" w:rsidRPr="0075487D">
          <w:rPr>
            <w:rStyle w:val="Hyperlink"/>
          </w:rPr>
          <w:t>SAMPLE USE CASES</w:t>
        </w:r>
        <w:r w:rsidR="00F80DBE">
          <w:rPr>
            <w:webHidden/>
          </w:rPr>
          <w:tab/>
        </w:r>
        <w:r w:rsidR="00F80DBE">
          <w:rPr>
            <w:webHidden/>
          </w:rPr>
          <w:fldChar w:fldCharType="begin"/>
        </w:r>
        <w:r w:rsidR="00F80DBE">
          <w:rPr>
            <w:webHidden/>
          </w:rPr>
          <w:instrText xml:space="preserve"> PAGEREF _Toc2189851 \h </w:instrText>
        </w:r>
        <w:r w:rsidR="00F80DBE">
          <w:rPr>
            <w:webHidden/>
          </w:rPr>
        </w:r>
        <w:r w:rsidR="00F80DBE">
          <w:rPr>
            <w:webHidden/>
          </w:rPr>
          <w:fldChar w:fldCharType="separate"/>
        </w:r>
        <w:r w:rsidR="00F80DBE">
          <w:rPr>
            <w:webHidden/>
          </w:rPr>
          <w:t>7</w:t>
        </w:r>
        <w:r w:rsidR="00F80DBE">
          <w:rPr>
            <w:webHidden/>
          </w:rPr>
          <w:fldChar w:fldCharType="end"/>
        </w:r>
      </w:hyperlink>
    </w:p>
    <w:p w:rsidR="00F80DBE" w:rsidRDefault="000824E9">
      <w:pPr>
        <w:pStyle w:val="TOC2"/>
        <w:tabs>
          <w:tab w:val="right" w:leader="dot" w:pos="10335"/>
        </w:tabs>
        <w:rPr>
          <w:rFonts w:asciiTheme="minorHAnsi" w:eastAsiaTheme="minorEastAsia" w:hAnsiTheme="minorHAnsi" w:cstheme="minorBidi"/>
          <w:noProof/>
          <w:color w:val="auto"/>
          <w:szCs w:val="22"/>
          <w:lang w:val="en-IE" w:eastAsia="en-IE"/>
        </w:rPr>
      </w:pPr>
      <w:hyperlink w:anchor="_Toc2189852" w:history="1">
        <w:r w:rsidR="00F80DBE" w:rsidRPr="0075487D">
          <w:rPr>
            <w:rStyle w:val="Hyperlink"/>
            <w:noProof/>
          </w:rPr>
          <w:t>Use case 1</w:t>
        </w:r>
        <w:r w:rsidR="00F80DBE">
          <w:rPr>
            <w:noProof/>
            <w:webHidden/>
          </w:rPr>
          <w:tab/>
        </w:r>
        <w:r w:rsidR="00F80DBE">
          <w:rPr>
            <w:noProof/>
            <w:webHidden/>
          </w:rPr>
          <w:fldChar w:fldCharType="begin"/>
        </w:r>
        <w:r w:rsidR="00F80DBE">
          <w:rPr>
            <w:noProof/>
            <w:webHidden/>
          </w:rPr>
          <w:instrText xml:space="preserve"> PAGEREF _Toc2189852 \h </w:instrText>
        </w:r>
        <w:r w:rsidR="00F80DBE">
          <w:rPr>
            <w:noProof/>
            <w:webHidden/>
          </w:rPr>
        </w:r>
        <w:r w:rsidR="00F80DBE">
          <w:rPr>
            <w:noProof/>
            <w:webHidden/>
          </w:rPr>
          <w:fldChar w:fldCharType="separate"/>
        </w:r>
        <w:r w:rsidR="00F80DBE">
          <w:rPr>
            <w:noProof/>
            <w:webHidden/>
          </w:rPr>
          <w:t>7</w:t>
        </w:r>
        <w:r w:rsidR="00F80DBE">
          <w:rPr>
            <w:noProof/>
            <w:webHidden/>
          </w:rPr>
          <w:fldChar w:fldCharType="end"/>
        </w:r>
      </w:hyperlink>
    </w:p>
    <w:p w:rsidR="00F80DBE" w:rsidRDefault="000824E9">
      <w:pPr>
        <w:pStyle w:val="TOC2"/>
        <w:tabs>
          <w:tab w:val="right" w:leader="dot" w:pos="10335"/>
        </w:tabs>
        <w:rPr>
          <w:rFonts w:asciiTheme="minorHAnsi" w:eastAsiaTheme="minorEastAsia" w:hAnsiTheme="minorHAnsi" w:cstheme="minorBidi"/>
          <w:noProof/>
          <w:color w:val="auto"/>
          <w:szCs w:val="22"/>
          <w:lang w:val="en-IE" w:eastAsia="en-IE"/>
        </w:rPr>
      </w:pPr>
      <w:hyperlink w:anchor="_Toc2189853" w:history="1">
        <w:r w:rsidR="00F80DBE" w:rsidRPr="0075487D">
          <w:rPr>
            <w:rStyle w:val="Hyperlink"/>
            <w:noProof/>
          </w:rPr>
          <w:t>Use case 2</w:t>
        </w:r>
        <w:r w:rsidR="00F80DBE">
          <w:rPr>
            <w:noProof/>
            <w:webHidden/>
          </w:rPr>
          <w:tab/>
        </w:r>
        <w:r w:rsidR="00F80DBE">
          <w:rPr>
            <w:noProof/>
            <w:webHidden/>
          </w:rPr>
          <w:fldChar w:fldCharType="begin"/>
        </w:r>
        <w:r w:rsidR="00F80DBE">
          <w:rPr>
            <w:noProof/>
            <w:webHidden/>
          </w:rPr>
          <w:instrText xml:space="preserve"> PAGEREF _Toc2189853 \h </w:instrText>
        </w:r>
        <w:r w:rsidR="00F80DBE">
          <w:rPr>
            <w:noProof/>
            <w:webHidden/>
          </w:rPr>
        </w:r>
        <w:r w:rsidR="00F80DBE">
          <w:rPr>
            <w:noProof/>
            <w:webHidden/>
          </w:rPr>
          <w:fldChar w:fldCharType="separate"/>
        </w:r>
        <w:r w:rsidR="00F80DBE">
          <w:rPr>
            <w:noProof/>
            <w:webHidden/>
          </w:rPr>
          <w:t>8</w:t>
        </w:r>
        <w:r w:rsidR="00F80DBE">
          <w:rPr>
            <w:noProof/>
            <w:webHidden/>
          </w:rPr>
          <w:fldChar w:fldCharType="end"/>
        </w:r>
      </w:hyperlink>
    </w:p>
    <w:p w:rsidR="00F80DBE" w:rsidRDefault="000824E9">
      <w:pPr>
        <w:pStyle w:val="TOC2"/>
        <w:tabs>
          <w:tab w:val="right" w:leader="dot" w:pos="10335"/>
        </w:tabs>
        <w:rPr>
          <w:rFonts w:asciiTheme="minorHAnsi" w:eastAsiaTheme="minorEastAsia" w:hAnsiTheme="minorHAnsi" w:cstheme="minorBidi"/>
          <w:noProof/>
          <w:color w:val="auto"/>
          <w:szCs w:val="22"/>
          <w:lang w:val="en-IE" w:eastAsia="en-IE"/>
        </w:rPr>
      </w:pPr>
      <w:hyperlink w:anchor="_Toc2189854" w:history="1">
        <w:r w:rsidR="00F80DBE" w:rsidRPr="0075487D">
          <w:rPr>
            <w:rStyle w:val="Hyperlink"/>
            <w:noProof/>
          </w:rPr>
          <w:t>Use case 3</w:t>
        </w:r>
        <w:r w:rsidR="00F80DBE">
          <w:rPr>
            <w:noProof/>
            <w:webHidden/>
          </w:rPr>
          <w:tab/>
        </w:r>
        <w:r w:rsidR="00F80DBE">
          <w:rPr>
            <w:noProof/>
            <w:webHidden/>
          </w:rPr>
          <w:fldChar w:fldCharType="begin"/>
        </w:r>
        <w:r w:rsidR="00F80DBE">
          <w:rPr>
            <w:noProof/>
            <w:webHidden/>
          </w:rPr>
          <w:instrText xml:space="preserve"> PAGEREF _Toc2189854 \h </w:instrText>
        </w:r>
        <w:r w:rsidR="00F80DBE">
          <w:rPr>
            <w:noProof/>
            <w:webHidden/>
          </w:rPr>
        </w:r>
        <w:r w:rsidR="00F80DBE">
          <w:rPr>
            <w:noProof/>
            <w:webHidden/>
          </w:rPr>
          <w:fldChar w:fldCharType="separate"/>
        </w:r>
        <w:r w:rsidR="00F80DBE">
          <w:rPr>
            <w:noProof/>
            <w:webHidden/>
          </w:rPr>
          <w:t>8</w:t>
        </w:r>
        <w:r w:rsidR="00F80DBE">
          <w:rPr>
            <w:noProof/>
            <w:webHidden/>
          </w:rPr>
          <w:fldChar w:fldCharType="end"/>
        </w:r>
      </w:hyperlink>
    </w:p>
    <w:p w:rsidR="00F80DBE" w:rsidRDefault="000824E9">
      <w:pPr>
        <w:pStyle w:val="TOC2"/>
        <w:tabs>
          <w:tab w:val="right" w:leader="dot" w:pos="10335"/>
        </w:tabs>
        <w:rPr>
          <w:rFonts w:asciiTheme="minorHAnsi" w:eastAsiaTheme="minorEastAsia" w:hAnsiTheme="minorHAnsi" w:cstheme="minorBidi"/>
          <w:noProof/>
          <w:color w:val="auto"/>
          <w:szCs w:val="22"/>
          <w:lang w:val="en-IE" w:eastAsia="en-IE"/>
        </w:rPr>
      </w:pPr>
      <w:hyperlink w:anchor="_Toc2189855" w:history="1">
        <w:r w:rsidR="00F80DBE" w:rsidRPr="0075487D">
          <w:rPr>
            <w:rStyle w:val="Hyperlink"/>
            <w:noProof/>
          </w:rPr>
          <w:t>Use case 4</w:t>
        </w:r>
        <w:r w:rsidR="00F80DBE">
          <w:rPr>
            <w:noProof/>
            <w:webHidden/>
          </w:rPr>
          <w:tab/>
        </w:r>
        <w:r w:rsidR="00F80DBE">
          <w:rPr>
            <w:noProof/>
            <w:webHidden/>
          </w:rPr>
          <w:fldChar w:fldCharType="begin"/>
        </w:r>
        <w:r w:rsidR="00F80DBE">
          <w:rPr>
            <w:noProof/>
            <w:webHidden/>
          </w:rPr>
          <w:instrText xml:space="preserve"> PAGEREF _Toc2189855 \h </w:instrText>
        </w:r>
        <w:r w:rsidR="00F80DBE">
          <w:rPr>
            <w:noProof/>
            <w:webHidden/>
          </w:rPr>
        </w:r>
        <w:r w:rsidR="00F80DBE">
          <w:rPr>
            <w:noProof/>
            <w:webHidden/>
          </w:rPr>
          <w:fldChar w:fldCharType="separate"/>
        </w:r>
        <w:r w:rsidR="00F80DBE">
          <w:rPr>
            <w:noProof/>
            <w:webHidden/>
          </w:rPr>
          <w:t>9</w:t>
        </w:r>
        <w:r w:rsidR="00F80DBE">
          <w:rPr>
            <w:noProof/>
            <w:webHidden/>
          </w:rPr>
          <w:fldChar w:fldCharType="end"/>
        </w:r>
      </w:hyperlink>
    </w:p>
    <w:p w:rsidR="00F80DBE" w:rsidRDefault="000824E9">
      <w:pPr>
        <w:pStyle w:val="TOC2"/>
        <w:tabs>
          <w:tab w:val="right" w:leader="dot" w:pos="10335"/>
        </w:tabs>
        <w:rPr>
          <w:rFonts w:asciiTheme="minorHAnsi" w:eastAsiaTheme="minorEastAsia" w:hAnsiTheme="minorHAnsi" w:cstheme="minorBidi"/>
          <w:noProof/>
          <w:color w:val="auto"/>
          <w:szCs w:val="22"/>
          <w:lang w:val="en-IE" w:eastAsia="en-IE"/>
        </w:rPr>
      </w:pPr>
      <w:hyperlink w:anchor="_Toc2189856" w:history="1">
        <w:r w:rsidR="00F80DBE" w:rsidRPr="0075487D">
          <w:rPr>
            <w:rStyle w:val="Hyperlink"/>
            <w:noProof/>
          </w:rPr>
          <w:t>Service Problem Lifecycle</w:t>
        </w:r>
        <w:r w:rsidR="00F80DBE">
          <w:rPr>
            <w:noProof/>
            <w:webHidden/>
          </w:rPr>
          <w:tab/>
        </w:r>
        <w:r w:rsidR="00F80DBE">
          <w:rPr>
            <w:noProof/>
            <w:webHidden/>
          </w:rPr>
          <w:fldChar w:fldCharType="begin"/>
        </w:r>
        <w:r w:rsidR="00F80DBE">
          <w:rPr>
            <w:noProof/>
            <w:webHidden/>
          </w:rPr>
          <w:instrText xml:space="preserve"> PAGEREF _Toc2189856 \h </w:instrText>
        </w:r>
        <w:r w:rsidR="00F80DBE">
          <w:rPr>
            <w:noProof/>
            <w:webHidden/>
          </w:rPr>
        </w:r>
        <w:r w:rsidR="00F80DBE">
          <w:rPr>
            <w:noProof/>
            <w:webHidden/>
          </w:rPr>
          <w:fldChar w:fldCharType="separate"/>
        </w:r>
        <w:r w:rsidR="00F80DBE">
          <w:rPr>
            <w:noProof/>
            <w:webHidden/>
          </w:rPr>
          <w:t>9</w:t>
        </w:r>
        <w:r w:rsidR="00F80DBE">
          <w:rPr>
            <w:noProof/>
            <w:webHidden/>
          </w:rPr>
          <w:fldChar w:fldCharType="end"/>
        </w:r>
      </w:hyperlink>
    </w:p>
    <w:p w:rsidR="00F80DBE" w:rsidRDefault="000824E9">
      <w:pPr>
        <w:pStyle w:val="TOC1"/>
        <w:rPr>
          <w:rFonts w:asciiTheme="minorHAnsi" w:eastAsiaTheme="minorEastAsia" w:hAnsiTheme="minorHAnsi" w:cstheme="minorBidi"/>
          <w:color w:val="auto"/>
          <w:szCs w:val="22"/>
          <w:lang w:val="en-IE" w:eastAsia="en-IE"/>
        </w:rPr>
      </w:pPr>
      <w:hyperlink w:anchor="_Toc2189857" w:history="1">
        <w:r w:rsidR="00F80DBE" w:rsidRPr="0075487D">
          <w:rPr>
            <w:rStyle w:val="Hyperlink"/>
          </w:rPr>
          <w:t>Support of polymorphism and extension patterns</w:t>
        </w:r>
        <w:r w:rsidR="00F80DBE">
          <w:rPr>
            <w:webHidden/>
          </w:rPr>
          <w:tab/>
        </w:r>
        <w:r w:rsidR="00F80DBE">
          <w:rPr>
            <w:webHidden/>
          </w:rPr>
          <w:fldChar w:fldCharType="begin"/>
        </w:r>
        <w:r w:rsidR="00F80DBE">
          <w:rPr>
            <w:webHidden/>
          </w:rPr>
          <w:instrText xml:space="preserve"> PAGEREF _Toc2189857 \h </w:instrText>
        </w:r>
        <w:r w:rsidR="00F80DBE">
          <w:rPr>
            <w:webHidden/>
          </w:rPr>
        </w:r>
        <w:r w:rsidR="00F80DBE">
          <w:rPr>
            <w:webHidden/>
          </w:rPr>
          <w:fldChar w:fldCharType="separate"/>
        </w:r>
        <w:r w:rsidR="00F80DBE">
          <w:rPr>
            <w:webHidden/>
          </w:rPr>
          <w:t>13</w:t>
        </w:r>
        <w:r w:rsidR="00F80DBE">
          <w:rPr>
            <w:webHidden/>
          </w:rPr>
          <w:fldChar w:fldCharType="end"/>
        </w:r>
      </w:hyperlink>
    </w:p>
    <w:p w:rsidR="00F80DBE" w:rsidRDefault="000824E9">
      <w:pPr>
        <w:pStyle w:val="TOC1"/>
        <w:rPr>
          <w:rFonts w:asciiTheme="minorHAnsi" w:eastAsiaTheme="minorEastAsia" w:hAnsiTheme="minorHAnsi" w:cstheme="minorBidi"/>
          <w:color w:val="auto"/>
          <w:szCs w:val="22"/>
          <w:lang w:val="en-IE" w:eastAsia="en-IE"/>
        </w:rPr>
      </w:pPr>
      <w:hyperlink w:anchor="_Toc2189858" w:history="1">
        <w:r w:rsidR="00F80DBE" w:rsidRPr="0075487D">
          <w:rPr>
            <w:rStyle w:val="Hyperlink"/>
          </w:rPr>
          <w:t>RESOURCE MODEL</w:t>
        </w:r>
        <w:r w:rsidR="00F80DBE">
          <w:rPr>
            <w:webHidden/>
          </w:rPr>
          <w:tab/>
        </w:r>
        <w:r w:rsidR="00F80DBE">
          <w:rPr>
            <w:webHidden/>
          </w:rPr>
          <w:fldChar w:fldCharType="begin"/>
        </w:r>
        <w:r w:rsidR="00F80DBE">
          <w:rPr>
            <w:webHidden/>
          </w:rPr>
          <w:instrText xml:space="preserve"> PAGEREF _Toc2189858 \h </w:instrText>
        </w:r>
        <w:r w:rsidR="00F80DBE">
          <w:rPr>
            <w:webHidden/>
          </w:rPr>
        </w:r>
        <w:r w:rsidR="00F80DBE">
          <w:rPr>
            <w:webHidden/>
          </w:rPr>
          <w:fldChar w:fldCharType="separate"/>
        </w:r>
        <w:r w:rsidR="00F80DBE">
          <w:rPr>
            <w:webHidden/>
          </w:rPr>
          <w:t>14</w:t>
        </w:r>
        <w:r w:rsidR="00F80DBE">
          <w:rPr>
            <w:webHidden/>
          </w:rPr>
          <w:fldChar w:fldCharType="end"/>
        </w:r>
      </w:hyperlink>
    </w:p>
    <w:p w:rsidR="00F80DBE" w:rsidRDefault="000824E9">
      <w:pPr>
        <w:pStyle w:val="TOC2"/>
        <w:tabs>
          <w:tab w:val="right" w:leader="dot" w:pos="10335"/>
        </w:tabs>
        <w:rPr>
          <w:rFonts w:asciiTheme="minorHAnsi" w:eastAsiaTheme="minorEastAsia" w:hAnsiTheme="minorHAnsi" w:cstheme="minorBidi"/>
          <w:noProof/>
          <w:color w:val="auto"/>
          <w:szCs w:val="22"/>
          <w:lang w:val="en-IE" w:eastAsia="en-IE"/>
        </w:rPr>
      </w:pPr>
      <w:hyperlink w:anchor="_Toc2189859" w:history="1">
        <w:r w:rsidR="00F80DBE" w:rsidRPr="0075487D">
          <w:rPr>
            <w:rStyle w:val="Hyperlink"/>
            <w:rFonts w:ascii="Helvetica" w:hAnsi="Helvetica" w:cs="Helvetica"/>
            <w:noProof/>
            <w:lang w:eastAsia="it-IT"/>
          </w:rPr>
          <w:t>Managed Entity and Task Resource Models</w:t>
        </w:r>
        <w:r w:rsidR="00F80DBE">
          <w:rPr>
            <w:noProof/>
            <w:webHidden/>
          </w:rPr>
          <w:tab/>
        </w:r>
        <w:r w:rsidR="00F80DBE">
          <w:rPr>
            <w:noProof/>
            <w:webHidden/>
          </w:rPr>
          <w:fldChar w:fldCharType="begin"/>
        </w:r>
        <w:r w:rsidR="00F80DBE">
          <w:rPr>
            <w:noProof/>
            <w:webHidden/>
          </w:rPr>
          <w:instrText xml:space="preserve"> PAGEREF _Toc2189859 \h </w:instrText>
        </w:r>
        <w:r w:rsidR="00F80DBE">
          <w:rPr>
            <w:noProof/>
            <w:webHidden/>
          </w:rPr>
        </w:r>
        <w:r w:rsidR="00F80DBE">
          <w:rPr>
            <w:noProof/>
            <w:webHidden/>
          </w:rPr>
          <w:fldChar w:fldCharType="separate"/>
        </w:r>
        <w:r w:rsidR="00F80DBE">
          <w:rPr>
            <w:noProof/>
            <w:webHidden/>
          </w:rPr>
          <w:t>14</w:t>
        </w:r>
        <w:r w:rsidR="00F80DBE">
          <w:rPr>
            <w:noProof/>
            <w:webHidden/>
          </w:rPr>
          <w:fldChar w:fldCharType="end"/>
        </w:r>
      </w:hyperlink>
    </w:p>
    <w:p w:rsidR="00F80DBE" w:rsidRDefault="000824E9">
      <w:pPr>
        <w:pStyle w:val="TOC3"/>
        <w:tabs>
          <w:tab w:val="right" w:leader="dot" w:pos="10335"/>
        </w:tabs>
        <w:rPr>
          <w:rFonts w:asciiTheme="minorHAnsi" w:eastAsiaTheme="minorEastAsia" w:hAnsiTheme="minorHAnsi" w:cstheme="minorBidi"/>
          <w:noProof/>
          <w:color w:val="auto"/>
          <w:szCs w:val="22"/>
          <w:lang w:val="en-IE" w:eastAsia="en-IE"/>
        </w:rPr>
      </w:pPr>
      <w:hyperlink w:anchor="_Toc2189860" w:history="1">
        <w:r w:rsidR="00F80DBE" w:rsidRPr="0075487D">
          <w:rPr>
            <w:rStyle w:val="Hyperlink"/>
            <w:noProof/>
          </w:rPr>
          <w:t>Service Problem resource</w:t>
        </w:r>
        <w:r w:rsidR="00F80DBE">
          <w:rPr>
            <w:noProof/>
            <w:webHidden/>
          </w:rPr>
          <w:tab/>
        </w:r>
        <w:r w:rsidR="00F80DBE">
          <w:rPr>
            <w:noProof/>
            <w:webHidden/>
          </w:rPr>
          <w:fldChar w:fldCharType="begin"/>
        </w:r>
        <w:r w:rsidR="00F80DBE">
          <w:rPr>
            <w:noProof/>
            <w:webHidden/>
          </w:rPr>
          <w:instrText xml:space="preserve"> PAGEREF _Toc2189860 \h </w:instrText>
        </w:r>
        <w:r w:rsidR="00F80DBE">
          <w:rPr>
            <w:noProof/>
            <w:webHidden/>
          </w:rPr>
        </w:r>
        <w:r w:rsidR="00F80DBE">
          <w:rPr>
            <w:noProof/>
            <w:webHidden/>
          </w:rPr>
          <w:fldChar w:fldCharType="separate"/>
        </w:r>
        <w:r w:rsidR="00F80DBE">
          <w:rPr>
            <w:noProof/>
            <w:webHidden/>
          </w:rPr>
          <w:t>14</w:t>
        </w:r>
        <w:r w:rsidR="00F80DBE">
          <w:rPr>
            <w:noProof/>
            <w:webHidden/>
          </w:rPr>
          <w:fldChar w:fldCharType="end"/>
        </w:r>
      </w:hyperlink>
    </w:p>
    <w:p w:rsidR="00F80DBE" w:rsidRDefault="000824E9">
      <w:pPr>
        <w:pStyle w:val="TOC3"/>
        <w:tabs>
          <w:tab w:val="right" w:leader="dot" w:pos="10335"/>
        </w:tabs>
        <w:rPr>
          <w:rFonts w:asciiTheme="minorHAnsi" w:eastAsiaTheme="minorEastAsia" w:hAnsiTheme="minorHAnsi" w:cstheme="minorBidi"/>
          <w:noProof/>
          <w:color w:val="auto"/>
          <w:szCs w:val="22"/>
          <w:lang w:val="en-IE" w:eastAsia="en-IE"/>
        </w:rPr>
      </w:pPr>
      <w:hyperlink w:anchor="_Toc2189861" w:history="1">
        <w:r w:rsidR="00F80DBE" w:rsidRPr="0075487D">
          <w:rPr>
            <w:rStyle w:val="Hyperlink"/>
            <w:noProof/>
          </w:rPr>
          <w:t>Service Problem Event Record resource</w:t>
        </w:r>
        <w:r w:rsidR="00F80DBE">
          <w:rPr>
            <w:noProof/>
            <w:webHidden/>
          </w:rPr>
          <w:tab/>
        </w:r>
        <w:r w:rsidR="00F80DBE">
          <w:rPr>
            <w:noProof/>
            <w:webHidden/>
          </w:rPr>
          <w:fldChar w:fldCharType="begin"/>
        </w:r>
        <w:r w:rsidR="00F80DBE">
          <w:rPr>
            <w:noProof/>
            <w:webHidden/>
          </w:rPr>
          <w:instrText xml:space="preserve"> PAGEREF _Toc2189861 \h </w:instrText>
        </w:r>
        <w:r w:rsidR="00F80DBE">
          <w:rPr>
            <w:noProof/>
            <w:webHidden/>
          </w:rPr>
        </w:r>
        <w:r w:rsidR="00F80DBE">
          <w:rPr>
            <w:noProof/>
            <w:webHidden/>
          </w:rPr>
          <w:fldChar w:fldCharType="separate"/>
        </w:r>
        <w:r w:rsidR="00F80DBE">
          <w:rPr>
            <w:noProof/>
            <w:webHidden/>
          </w:rPr>
          <w:t>24</w:t>
        </w:r>
        <w:r w:rsidR="00F80DBE">
          <w:rPr>
            <w:noProof/>
            <w:webHidden/>
          </w:rPr>
          <w:fldChar w:fldCharType="end"/>
        </w:r>
      </w:hyperlink>
    </w:p>
    <w:p w:rsidR="00F80DBE" w:rsidRDefault="000824E9">
      <w:pPr>
        <w:pStyle w:val="TOC3"/>
        <w:tabs>
          <w:tab w:val="right" w:leader="dot" w:pos="10335"/>
        </w:tabs>
        <w:rPr>
          <w:rFonts w:asciiTheme="minorHAnsi" w:eastAsiaTheme="minorEastAsia" w:hAnsiTheme="minorHAnsi" w:cstheme="minorBidi"/>
          <w:noProof/>
          <w:color w:val="auto"/>
          <w:szCs w:val="22"/>
          <w:lang w:val="en-IE" w:eastAsia="en-IE"/>
        </w:rPr>
      </w:pPr>
      <w:hyperlink w:anchor="_Toc2189862" w:history="1">
        <w:r w:rsidR="00F80DBE" w:rsidRPr="0075487D">
          <w:rPr>
            <w:rStyle w:val="Hyperlink"/>
            <w:noProof/>
          </w:rPr>
          <w:t>Problem Acknowledgement resource</w:t>
        </w:r>
        <w:r w:rsidR="00F80DBE">
          <w:rPr>
            <w:noProof/>
            <w:webHidden/>
          </w:rPr>
          <w:tab/>
        </w:r>
        <w:r w:rsidR="00F80DBE">
          <w:rPr>
            <w:noProof/>
            <w:webHidden/>
          </w:rPr>
          <w:fldChar w:fldCharType="begin"/>
        </w:r>
        <w:r w:rsidR="00F80DBE">
          <w:rPr>
            <w:noProof/>
            <w:webHidden/>
          </w:rPr>
          <w:instrText xml:space="preserve"> PAGEREF _Toc2189862 \h </w:instrText>
        </w:r>
        <w:r w:rsidR="00F80DBE">
          <w:rPr>
            <w:noProof/>
            <w:webHidden/>
          </w:rPr>
        </w:r>
        <w:r w:rsidR="00F80DBE">
          <w:rPr>
            <w:noProof/>
            <w:webHidden/>
          </w:rPr>
          <w:fldChar w:fldCharType="separate"/>
        </w:r>
        <w:r w:rsidR="00F80DBE">
          <w:rPr>
            <w:noProof/>
            <w:webHidden/>
          </w:rPr>
          <w:t>26</w:t>
        </w:r>
        <w:r w:rsidR="00F80DBE">
          <w:rPr>
            <w:noProof/>
            <w:webHidden/>
          </w:rPr>
          <w:fldChar w:fldCharType="end"/>
        </w:r>
      </w:hyperlink>
    </w:p>
    <w:p w:rsidR="00F80DBE" w:rsidRDefault="000824E9">
      <w:pPr>
        <w:pStyle w:val="TOC3"/>
        <w:tabs>
          <w:tab w:val="right" w:leader="dot" w:pos="10335"/>
        </w:tabs>
        <w:rPr>
          <w:rFonts w:asciiTheme="minorHAnsi" w:eastAsiaTheme="minorEastAsia" w:hAnsiTheme="minorHAnsi" w:cstheme="minorBidi"/>
          <w:noProof/>
          <w:color w:val="auto"/>
          <w:szCs w:val="22"/>
          <w:lang w:val="en-IE" w:eastAsia="en-IE"/>
        </w:rPr>
      </w:pPr>
      <w:hyperlink w:anchor="_Toc2189863" w:history="1">
        <w:r w:rsidR="00F80DBE" w:rsidRPr="0075487D">
          <w:rPr>
            <w:rStyle w:val="Hyperlink"/>
            <w:noProof/>
          </w:rPr>
          <w:t>Problem Unacknowledgement resource</w:t>
        </w:r>
        <w:r w:rsidR="00F80DBE">
          <w:rPr>
            <w:noProof/>
            <w:webHidden/>
          </w:rPr>
          <w:tab/>
        </w:r>
        <w:r w:rsidR="00F80DBE">
          <w:rPr>
            <w:noProof/>
            <w:webHidden/>
          </w:rPr>
          <w:fldChar w:fldCharType="begin"/>
        </w:r>
        <w:r w:rsidR="00F80DBE">
          <w:rPr>
            <w:noProof/>
            <w:webHidden/>
          </w:rPr>
          <w:instrText xml:space="preserve"> PAGEREF _Toc2189863 \h </w:instrText>
        </w:r>
        <w:r w:rsidR="00F80DBE">
          <w:rPr>
            <w:noProof/>
            <w:webHidden/>
          </w:rPr>
        </w:r>
        <w:r w:rsidR="00F80DBE">
          <w:rPr>
            <w:noProof/>
            <w:webHidden/>
          </w:rPr>
          <w:fldChar w:fldCharType="separate"/>
        </w:r>
        <w:r w:rsidR="00F80DBE">
          <w:rPr>
            <w:noProof/>
            <w:webHidden/>
          </w:rPr>
          <w:t>29</w:t>
        </w:r>
        <w:r w:rsidR="00F80DBE">
          <w:rPr>
            <w:noProof/>
            <w:webHidden/>
          </w:rPr>
          <w:fldChar w:fldCharType="end"/>
        </w:r>
      </w:hyperlink>
    </w:p>
    <w:p w:rsidR="00F80DBE" w:rsidRDefault="000824E9">
      <w:pPr>
        <w:pStyle w:val="TOC3"/>
        <w:tabs>
          <w:tab w:val="right" w:leader="dot" w:pos="10335"/>
        </w:tabs>
        <w:rPr>
          <w:rFonts w:asciiTheme="minorHAnsi" w:eastAsiaTheme="minorEastAsia" w:hAnsiTheme="minorHAnsi" w:cstheme="minorBidi"/>
          <w:noProof/>
          <w:color w:val="auto"/>
          <w:szCs w:val="22"/>
          <w:lang w:val="en-IE" w:eastAsia="en-IE"/>
        </w:rPr>
      </w:pPr>
      <w:hyperlink w:anchor="_Toc2189864" w:history="1">
        <w:r w:rsidR="00F80DBE" w:rsidRPr="0075487D">
          <w:rPr>
            <w:rStyle w:val="Hyperlink"/>
            <w:noProof/>
          </w:rPr>
          <w:t>Problem Group resource</w:t>
        </w:r>
        <w:r w:rsidR="00F80DBE">
          <w:rPr>
            <w:noProof/>
            <w:webHidden/>
          </w:rPr>
          <w:tab/>
        </w:r>
        <w:r w:rsidR="00F80DBE">
          <w:rPr>
            <w:noProof/>
            <w:webHidden/>
          </w:rPr>
          <w:fldChar w:fldCharType="begin"/>
        </w:r>
        <w:r w:rsidR="00F80DBE">
          <w:rPr>
            <w:noProof/>
            <w:webHidden/>
          </w:rPr>
          <w:instrText xml:space="preserve"> PAGEREF _Toc2189864 \h </w:instrText>
        </w:r>
        <w:r w:rsidR="00F80DBE">
          <w:rPr>
            <w:noProof/>
            <w:webHidden/>
          </w:rPr>
        </w:r>
        <w:r w:rsidR="00F80DBE">
          <w:rPr>
            <w:noProof/>
            <w:webHidden/>
          </w:rPr>
          <w:fldChar w:fldCharType="separate"/>
        </w:r>
        <w:r w:rsidR="00F80DBE">
          <w:rPr>
            <w:noProof/>
            <w:webHidden/>
          </w:rPr>
          <w:t>31</w:t>
        </w:r>
        <w:r w:rsidR="00F80DBE">
          <w:rPr>
            <w:noProof/>
            <w:webHidden/>
          </w:rPr>
          <w:fldChar w:fldCharType="end"/>
        </w:r>
      </w:hyperlink>
    </w:p>
    <w:p w:rsidR="00F80DBE" w:rsidRDefault="000824E9">
      <w:pPr>
        <w:pStyle w:val="TOC3"/>
        <w:tabs>
          <w:tab w:val="right" w:leader="dot" w:pos="10335"/>
        </w:tabs>
        <w:rPr>
          <w:rFonts w:asciiTheme="minorHAnsi" w:eastAsiaTheme="minorEastAsia" w:hAnsiTheme="minorHAnsi" w:cstheme="minorBidi"/>
          <w:noProof/>
          <w:color w:val="auto"/>
          <w:szCs w:val="22"/>
          <w:lang w:val="en-IE" w:eastAsia="en-IE"/>
        </w:rPr>
      </w:pPr>
      <w:hyperlink w:anchor="_Toc2189865" w:history="1">
        <w:r w:rsidR="00F80DBE" w:rsidRPr="0075487D">
          <w:rPr>
            <w:rStyle w:val="Hyperlink"/>
            <w:noProof/>
          </w:rPr>
          <w:t>Problem Ungroup resource</w:t>
        </w:r>
        <w:r w:rsidR="00F80DBE">
          <w:rPr>
            <w:noProof/>
            <w:webHidden/>
          </w:rPr>
          <w:tab/>
        </w:r>
        <w:r w:rsidR="00F80DBE">
          <w:rPr>
            <w:noProof/>
            <w:webHidden/>
          </w:rPr>
          <w:fldChar w:fldCharType="begin"/>
        </w:r>
        <w:r w:rsidR="00F80DBE">
          <w:rPr>
            <w:noProof/>
            <w:webHidden/>
          </w:rPr>
          <w:instrText xml:space="preserve"> PAGEREF _Toc2189865 \h </w:instrText>
        </w:r>
        <w:r w:rsidR="00F80DBE">
          <w:rPr>
            <w:noProof/>
            <w:webHidden/>
          </w:rPr>
        </w:r>
        <w:r w:rsidR="00F80DBE">
          <w:rPr>
            <w:noProof/>
            <w:webHidden/>
          </w:rPr>
          <w:fldChar w:fldCharType="separate"/>
        </w:r>
        <w:r w:rsidR="00F80DBE">
          <w:rPr>
            <w:noProof/>
            <w:webHidden/>
          </w:rPr>
          <w:t>33</w:t>
        </w:r>
        <w:r w:rsidR="00F80DBE">
          <w:rPr>
            <w:noProof/>
            <w:webHidden/>
          </w:rPr>
          <w:fldChar w:fldCharType="end"/>
        </w:r>
      </w:hyperlink>
    </w:p>
    <w:p w:rsidR="00F80DBE" w:rsidRDefault="000824E9">
      <w:pPr>
        <w:pStyle w:val="TOC2"/>
        <w:tabs>
          <w:tab w:val="right" w:leader="dot" w:pos="10335"/>
        </w:tabs>
        <w:rPr>
          <w:rFonts w:asciiTheme="minorHAnsi" w:eastAsiaTheme="minorEastAsia" w:hAnsiTheme="minorHAnsi" w:cstheme="minorBidi"/>
          <w:noProof/>
          <w:color w:val="auto"/>
          <w:szCs w:val="22"/>
          <w:lang w:val="en-IE" w:eastAsia="en-IE"/>
        </w:rPr>
      </w:pPr>
      <w:hyperlink w:anchor="_Toc2189866" w:history="1">
        <w:r w:rsidR="00F80DBE" w:rsidRPr="0075487D">
          <w:rPr>
            <w:rStyle w:val="Hyperlink"/>
            <w:rFonts w:ascii="Helvetica" w:hAnsi="Helvetica" w:cs="Helvetica"/>
            <w:noProof/>
            <w:lang w:eastAsia="it-IT"/>
          </w:rPr>
          <w:t>Notification Resource Models</w:t>
        </w:r>
        <w:r w:rsidR="00F80DBE">
          <w:rPr>
            <w:noProof/>
            <w:webHidden/>
          </w:rPr>
          <w:tab/>
        </w:r>
        <w:r w:rsidR="00F80DBE">
          <w:rPr>
            <w:noProof/>
            <w:webHidden/>
          </w:rPr>
          <w:fldChar w:fldCharType="begin"/>
        </w:r>
        <w:r w:rsidR="00F80DBE">
          <w:rPr>
            <w:noProof/>
            <w:webHidden/>
          </w:rPr>
          <w:instrText xml:space="preserve"> PAGEREF _Toc2189866 \h </w:instrText>
        </w:r>
        <w:r w:rsidR="00F80DBE">
          <w:rPr>
            <w:noProof/>
            <w:webHidden/>
          </w:rPr>
        </w:r>
        <w:r w:rsidR="00F80DBE">
          <w:rPr>
            <w:noProof/>
            <w:webHidden/>
          </w:rPr>
          <w:fldChar w:fldCharType="separate"/>
        </w:r>
        <w:r w:rsidR="00F80DBE">
          <w:rPr>
            <w:noProof/>
            <w:webHidden/>
          </w:rPr>
          <w:t>34</w:t>
        </w:r>
        <w:r w:rsidR="00F80DBE">
          <w:rPr>
            <w:noProof/>
            <w:webHidden/>
          </w:rPr>
          <w:fldChar w:fldCharType="end"/>
        </w:r>
      </w:hyperlink>
    </w:p>
    <w:p w:rsidR="00F80DBE" w:rsidRDefault="000824E9">
      <w:pPr>
        <w:pStyle w:val="TOC3"/>
        <w:tabs>
          <w:tab w:val="right" w:leader="dot" w:pos="10335"/>
        </w:tabs>
        <w:rPr>
          <w:rFonts w:asciiTheme="minorHAnsi" w:eastAsiaTheme="minorEastAsia" w:hAnsiTheme="minorHAnsi" w:cstheme="minorBidi"/>
          <w:noProof/>
          <w:color w:val="auto"/>
          <w:szCs w:val="22"/>
          <w:lang w:val="en-IE" w:eastAsia="en-IE"/>
        </w:rPr>
      </w:pPr>
      <w:hyperlink w:anchor="_Toc2189867" w:history="1">
        <w:r w:rsidR="00F80DBE" w:rsidRPr="0075487D">
          <w:rPr>
            <w:rStyle w:val="Hyperlink"/>
            <w:noProof/>
          </w:rPr>
          <w:t>Service Problem Create Notification</w:t>
        </w:r>
        <w:r w:rsidR="00F80DBE">
          <w:rPr>
            <w:noProof/>
            <w:webHidden/>
          </w:rPr>
          <w:tab/>
        </w:r>
        <w:r w:rsidR="00F80DBE">
          <w:rPr>
            <w:noProof/>
            <w:webHidden/>
          </w:rPr>
          <w:fldChar w:fldCharType="begin"/>
        </w:r>
        <w:r w:rsidR="00F80DBE">
          <w:rPr>
            <w:noProof/>
            <w:webHidden/>
          </w:rPr>
          <w:instrText xml:space="preserve"> PAGEREF _Toc2189867 \h </w:instrText>
        </w:r>
        <w:r w:rsidR="00F80DBE">
          <w:rPr>
            <w:noProof/>
            <w:webHidden/>
          </w:rPr>
        </w:r>
        <w:r w:rsidR="00F80DBE">
          <w:rPr>
            <w:noProof/>
            <w:webHidden/>
          </w:rPr>
          <w:fldChar w:fldCharType="separate"/>
        </w:r>
        <w:r w:rsidR="00F80DBE">
          <w:rPr>
            <w:noProof/>
            <w:webHidden/>
          </w:rPr>
          <w:t>35</w:t>
        </w:r>
        <w:r w:rsidR="00F80DBE">
          <w:rPr>
            <w:noProof/>
            <w:webHidden/>
          </w:rPr>
          <w:fldChar w:fldCharType="end"/>
        </w:r>
      </w:hyperlink>
    </w:p>
    <w:p w:rsidR="00F80DBE" w:rsidRDefault="000824E9">
      <w:pPr>
        <w:pStyle w:val="TOC3"/>
        <w:tabs>
          <w:tab w:val="right" w:leader="dot" w:pos="10335"/>
        </w:tabs>
        <w:rPr>
          <w:rFonts w:asciiTheme="minorHAnsi" w:eastAsiaTheme="minorEastAsia" w:hAnsiTheme="minorHAnsi" w:cstheme="minorBidi"/>
          <w:noProof/>
          <w:color w:val="auto"/>
          <w:szCs w:val="22"/>
          <w:lang w:val="en-IE" w:eastAsia="en-IE"/>
        </w:rPr>
      </w:pPr>
      <w:hyperlink w:anchor="_Toc2189868" w:history="1">
        <w:r w:rsidR="00F80DBE" w:rsidRPr="0075487D">
          <w:rPr>
            <w:rStyle w:val="Hyperlink"/>
            <w:noProof/>
          </w:rPr>
          <w:t>Service Problem State Change Notification</w:t>
        </w:r>
        <w:r w:rsidR="00F80DBE">
          <w:rPr>
            <w:noProof/>
            <w:webHidden/>
          </w:rPr>
          <w:tab/>
        </w:r>
        <w:r w:rsidR="00F80DBE">
          <w:rPr>
            <w:noProof/>
            <w:webHidden/>
          </w:rPr>
          <w:fldChar w:fldCharType="begin"/>
        </w:r>
        <w:r w:rsidR="00F80DBE">
          <w:rPr>
            <w:noProof/>
            <w:webHidden/>
          </w:rPr>
          <w:instrText xml:space="preserve"> PAGEREF _Toc2189868 \h </w:instrText>
        </w:r>
        <w:r w:rsidR="00F80DBE">
          <w:rPr>
            <w:noProof/>
            <w:webHidden/>
          </w:rPr>
        </w:r>
        <w:r w:rsidR="00F80DBE">
          <w:rPr>
            <w:noProof/>
            <w:webHidden/>
          </w:rPr>
          <w:fldChar w:fldCharType="separate"/>
        </w:r>
        <w:r w:rsidR="00F80DBE">
          <w:rPr>
            <w:noProof/>
            <w:webHidden/>
          </w:rPr>
          <w:t>36</w:t>
        </w:r>
        <w:r w:rsidR="00F80DBE">
          <w:rPr>
            <w:noProof/>
            <w:webHidden/>
          </w:rPr>
          <w:fldChar w:fldCharType="end"/>
        </w:r>
      </w:hyperlink>
    </w:p>
    <w:p w:rsidR="00F80DBE" w:rsidRDefault="000824E9">
      <w:pPr>
        <w:pStyle w:val="TOC3"/>
        <w:tabs>
          <w:tab w:val="right" w:leader="dot" w:pos="10335"/>
        </w:tabs>
        <w:rPr>
          <w:rFonts w:asciiTheme="minorHAnsi" w:eastAsiaTheme="minorEastAsia" w:hAnsiTheme="minorHAnsi" w:cstheme="minorBidi"/>
          <w:noProof/>
          <w:color w:val="auto"/>
          <w:szCs w:val="22"/>
          <w:lang w:val="en-IE" w:eastAsia="en-IE"/>
        </w:rPr>
      </w:pPr>
      <w:hyperlink w:anchor="_Toc2189869" w:history="1">
        <w:r w:rsidR="00F80DBE" w:rsidRPr="0075487D">
          <w:rPr>
            <w:rStyle w:val="Hyperlink"/>
            <w:noProof/>
          </w:rPr>
          <w:t>Service Problem Attribute Value Change Notification</w:t>
        </w:r>
        <w:r w:rsidR="00F80DBE">
          <w:rPr>
            <w:noProof/>
            <w:webHidden/>
          </w:rPr>
          <w:tab/>
        </w:r>
        <w:r w:rsidR="00F80DBE">
          <w:rPr>
            <w:noProof/>
            <w:webHidden/>
          </w:rPr>
          <w:fldChar w:fldCharType="begin"/>
        </w:r>
        <w:r w:rsidR="00F80DBE">
          <w:rPr>
            <w:noProof/>
            <w:webHidden/>
          </w:rPr>
          <w:instrText xml:space="preserve"> PAGEREF _Toc2189869 \h </w:instrText>
        </w:r>
        <w:r w:rsidR="00F80DBE">
          <w:rPr>
            <w:noProof/>
            <w:webHidden/>
          </w:rPr>
        </w:r>
        <w:r w:rsidR="00F80DBE">
          <w:rPr>
            <w:noProof/>
            <w:webHidden/>
          </w:rPr>
          <w:fldChar w:fldCharType="separate"/>
        </w:r>
        <w:r w:rsidR="00F80DBE">
          <w:rPr>
            <w:noProof/>
            <w:webHidden/>
          </w:rPr>
          <w:t>36</w:t>
        </w:r>
        <w:r w:rsidR="00F80DBE">
          <w:rPr>
            <w:noProof/>
            <w:webHidden/>
          </w:rPr>
          <w:fldChar w:fldCharType="end"/>
        </w:r>
      </w:hyperlink>
    </w:p>
    <w:p w:rsidR="00F80DBE" w:rsidRDefault="000824E9">
      <w:pPr>
        <w:pStyle w:val="TOC3"/>
        <w:tabs>
          <w:tab w:val="right" w:leader="dot" w:pos="10335"/>
        </w:tabs>
        <w:rPr>
          <w:rFonts w:asciiTheme="minorHAnsi" w:eastAsiaTheme="minorEastAsia" w:hAnsiTheme="minorHAnsi" w:cstheme="minorBidi"/>
          <w:noProof/>
          <w:color w:val="auto"/>
          <w:szCs w:val="22"/>
          <w:lang w:val="en-IE" w:eastAsia="en-IE"/>
        </w:rPr>
      </w:pPr>
      <w:hyperlink w:anchor="_Toc2189870" w:history="1">
        <w:r w:rsidR="00F80DBE" w:rsidRPr="0075487D">
          <w:rPr>
            <w:rStyle w:val="Hyperlink"/>
            <w:noProof/>
          </w:rPr>
          <w:t>Service Problem Information Required Notification</w:t>
        </w:r>
        <w:r w:rsidR="00F80DBE">
          <w:rPr>
            <w:noProof/>
            <w:webHidden/>
          </w:rPr>
          <w:tab/>
        </w:r>
        <w:r w:rsidR="00F80DBE">
          <w:rPr>
            <w:noProof/>
            <w:webHidden/>
          </w:rPr>
          <w:fldChar w:fldCharType="begin"/>
        </w:r>
        <w:r w:rsidR="00F80DBE">
          <w:rPr>
            <w:noProof/>
            <w:webHidden/>
          </w:rPr>
          <w:instrText xml:space="preserve"> PAGEREF _Toc2189870 \h </w:instrText>
        </w:r>
        <w:r w:rsidR="00F80DBE">
          <w:rPr>
            <w:noProof/>
            <w:webHidden/>
          </w:rPr>
        </w:r>
        <w:r w:rsidR="00F80DBE">
          <w:rPr>
            <w:noProof/>
            <w:webHidden/>
          </w:rPr>
          <w:fldChar w:fldCharType="separate"/>
        </w:r>
        <w:r w:rsidR="00F80DBE">
          <w:rPr>
            <w:noProof/>
            <w:webHidden/>
          </w:rPr>
          <w:t>37</w:t>
        </w:r>
        <w:r w:rsidR="00F80DBE">
          <w:rPr>
            <w:noProof/>
            <w:webHidden/>
          </w:rPr>
          <w:fldChar w:fldCharType="end"/>
        </w:r>
      </w:hyperlink>
    </w:p>
    <w:p w:rsidR="00F80DBE" w:rsidRDefault="000824E9">
      <w:pPr>
        <w:pStyle w:val="TOC1"/>
        <w:rPr>
          <w:rFonts w:asciiTheme="minorHAnsi" w:eastAsiaTheme="minorEastAsia" w:hAnsiTheme="minorHAnsi" w:cstheme="minorBidi"/>
          <w:color w:val="auto"/>
          <w:szCs w:val="22"/>
          <w:lang w:val="en-IE" w:eastAsia="en-IE"/>
        </w:rPr>
      </w:pPr>
      <w:hyperlink w:anchor="_Toc2189871" w:history="1">
        <w:r w:rsidR="00F80DBE" w:rsidRPr="0075487D">
          <w:rPr>
            <w:rStyle w:val="Hyperlink"/>
          </w:rPr>
          <w:t>API OPERATIONS</w:t>
        </w:r>
        <w:r w:rsidR="00F80DBE">
          <w:rPr>
            <w:webHidden/>
          </w:rPr>
          <w:tab/>
        </w:r>
        <w:r w:rsidR="00F80DBE">
          <w:rPr>
            <w:webHidden/>
          </w:rPr>
          <w:fldChar w:fldCharType="begin"/>
        </w:r>
        <w:r w:rsidR="00F80DBE">
          <w:rPr>
            <w:webHidden/>
          </w:rPr>
          <w:instrText xml:space="preserve"> PAGEREF _Toc2189871 \h </w:instrText>
        </w:r>
        <w:r w:rsidR="00F80DBE">
          <w:rPr>
            <w:webHidden/>
          </w:rPr>
        </w:r>
        <w:r w:rsidR="00F80DBE">
          <w:rPr>
            <w:webHidden/>
          </w:rPr>
          <w:fldChar w:fldCharType="separate"/>
        </w:r>
        <w:r w:rsidR="00F80DBE">
          <w:rPr>
            <w:webHidden/>
          </w:rPr>
          <w:t>38</w:t>
        </w:r>
        <w:r w:rsidR="00F80DBE">
          <w:rPr>
            <w:webHidden/>
          </w:rPr>
          <w:fldChar w:fldCharType="end"/>
        </w:r>
      </w:hyperlink>
    </w:p>
    <w:p w:rsidR="00F80DBE" w:rsidRDefault="000824E9">
      <w:pPr>
        <w:pStyle w:val="TOC2"/>
        <w:tabs>
          <w:tab w:val="right" w:leader="dot" w:pos="10335"/>
        </w:tabs>
        <w:rPr>
          <w:rFonts w:asciiTheme="minorHAnsi" w:eastAsiaTheme="minorEastAsia" w:hAnsiTheme="minorHAnsi" w:cstheme="minorBidi"/>
          <w:noProof/>
          <w:color w:val="auto"/>
          <w:szCs w:val="22"/>
          <w:lang w:val="en-IE" w:eastAsia="en-IE"/>
        </w:rPr>
      </w:pPr>
      <w:hyperlink w:anchor="_Toc2189872" w:history="1">
        <w:r w:rsidR="00F80DBE" w:rsidRPr="0075487D">
          <w:rPr>
            <w:rStyle w:val="Hyperlink"/>
            <w:noProof/>
          </w:rPr>
          <w:t>Operations on Service Problem</w:t>
        </w:r>
        <w:r w:rsidR="00F80DBE">
          <w:rPr>
            <w:noProof/>
            <w:webHidden/>
          </w:rPr>
          <w:tab/>
        </w:r>
        <w:r w:rsidR="00F80DBE">
          <w:rPr>
            <w:noProof/>
            <w:webHidden/>
          </w:rPr>
          <w:fldChar w:fldCharType="begin"/>
        </w:r>
        <w:r w:rsidR="00F80DBE">
          <w:rPr>
            <w:noProof/>
            <w:webHidden/>
          </w:rPr>
          <w:instrText xml:space="preserve"> PAGEREF _Toc2189872 \h </w:instrText>
        </w:r>
        <w:r w:rsidR="00F80DBE">
          <w:rPr>
            <w:noProof/>
            <w:webHidden/>
          </w:rPr>
        </w:r>
        <w:r w:rsidR="00F80DBE">
          <w:rPr>
            <w:noProof/>
            <w:webHidden/>
          </w:rPr>
          <w:fldChar w:fldCharType="separate"/>
        </w:r>
        <w:r w:rsidR="00F80DBE">
          <w:rPr>
            <w:noProof/>
            <w:webHidden/>
          </w:rPr>
          <w:t>38</w:t>
        </w:r>
        <w:r w:rsidR="00F80DBE">
          <w:rPr>
            <w:noProof/>
            <w:webHidden/>
          </w:rPr>
          <w:fldChar w:fldCharType="end"/>
        </w:r>
      </w:hyperlink>
    </w:p>
    <w:p w:rsidR="00F80DBE" w:rsidRDefault="000824E9">
      <w:pPr>
        <w:pStyle w:val="TOC3"/>
        <w:tabs>
          <w:tab w:val="right" w:leader="dot" w:pos="10335"/>
        </w:tabs>
        <w:rPr>
          <w:rFonts w:asciiTheme="minorHAnsi" w:eastAsiaTheme="minorEastAsia" w:hAnsiTheme="minorHAnsi" w:cstheme="minorBidi"/>
          <w:noProof/>
          <w:color w:val="auto"/>
          <w:szCs w:val="22"/>
          <w:lang w:val="en-IE" w:eastAsia="en-IE"/>
        </w:rPr>
      </w:pPr>
      <w:hyperlink w:anchor="_Toc2189873" w:history="1">
        <w:r w:rsidR="00F80DBE" w:rsidRPr="0075487D">
          <w:rPr>
            <w:rStyle w:val="Hyperlink"/>
            <w:noProof/>
          </w:rPr>
          <w:t>List service problems</w:t>
        </w:r>
        <w:r w:rsidR="00F80DBE">
          <w:rPr>
            <w:noProof/>
            <w:webHidden/>
          </w:rPr>
          <w:tab/>
        </w:r>
        <w:r w:rsidR="00F80DBE">
          <w:rPr>
            <w:noProof/>
            <w:webHidden/>
          </w:rPr>
          <w:fldChar w:fldCharType="begin"/>
        </w:r>
        <w:r w:rsidR="00F80DBE">
          <w:rPr>
            <w:noProof/>
            <w:webHidden/>
          </w:rPr>
          <w:instrText xml:space="preserve"> PAGEREF _Toc2189873 \h </w:instrText>
        </w:r>
        <w:r w:rsidR="00F80DBE">
          <w:rPr>
            <w:noProof/>
            <w:webHidden/>
          </w:rPr>
        </w:r>
        <w:r w:rsidR="00F80DBE">
          <w:rPr>
            <w:noProof/>
            <w:webHidden/>
          </w:rPr>
          <w:fldChar w:fldCharType="separate"/>
        </w:r>
        <w:r w:rsidR="00F80DBE">
          <w:rPr>
            <w:noProof/>
            <w:webHidden/>
          </w:rPr>
          <w:t>39</w:t>
        </w:r>
        <w:r w:rsidR="00F80DBE">
          <w:rPr>
            <w:noProof/>
            <w:webHidden/>
          </w:rPr>
          <w:fldChar w:fldCharType="end"/>
        </w:r>
      </w:hyperlink>
    </w:p>
    <w:p w:rsidR="00F80DBE" w:rsidRDefault="000824E9">
      <w:pPr>
        <w:pStyle w:val="TOC3"/>
        <w:tabs>
          <w:tab w:val="right" w:leader="dot" w:pos="10335"/>
        </w:tabs>
        <w:rPr>
          <w:rFonts w:asciiTheme="minorHAnsi" w:eastAsiaTheme="minorEastAsia" w:hAnsiTheme="minorHAnsi" w:cstheme="minorBidi"/>
          <w:noProof/>
          <w:color w:val="auto"/>
          <w:szCs w:val="22"/>
          <w:lang w:val="en-IE" w:eastAsia="en-IE"/>
        </w:rPr>
      </w:pPr>
      <w:hyperlink w:anchor="_Toc2189874" w:history="1">
        <w:r w:rsidR="00F80DBE" w:rsidRPr="0075487D">
          <w:rPr>
            <w:rStyle w:val="Hyperlink"/>
            <w:noProof/>
          </w:rPr>
          <w:t>Retrieve service problem</w:t>
        </w:r>
        <w:r w:rsidR="00F80DBE">
          <w:rPr>
            <w:noProof/>
            <w:webHidden/>
          </w:rPr>
          <w:tab/>
        </w:r>
        <w:r w:rsidR="00F80DBE">
          <w:rPr>
            <w:noProof/>
            <w:webHidden/>
          </w:rPr>
          <w:fldChar w:fldCharType="begin"/>
        </w:r>
        <w:r w:rsidR="00F80DBE">
          <w:rPr>
            <w:noProof/>
            <w:webHidden/>
          </w:rPr>
          <w:instrText xml:space="preserve"> PAGEREF _Toc2189874 \h </w:instrText>
        </w:r>
        <w:r w:rsidR="00F80DBE">
          <w:rPr>
            <w:noProof/>
            <w:webHidden/>
          </w:rPr>
        </w:r>
        <w:r w:rsidR="00F80DBE">
          <w:rPr>
            <w:noProof/>
            <w:webHidden/>
          </w:rPr>
          <w:fldChar w:fldCharType="separate"/>
        </w:r>
        <w:r w:rsidR="00F80DBE">
          <w:rPr>
            <w:noProof/>
            <w:webHidden/>
          </w:rPr>
          <w:t>39</w:t>
        </w:r>
        <w:r w:rsidR="00F80DBE">
          <w:rPr>
            <w:noProof/>
            <w:webHidden/>
          </w:rPr>
          <w:fldChar w:fldCharType="end"/>
        </w:r>
      </w:hyperlink>
    </w:p>
    <w:p w:rsidR="00F80DBE" w:rsidRDefault="000824E9">
      <w:pPr>
        <w:pStyle w:val="TOC3"/>
        <w:tabs>
          <w:tab w:val="right" w:leader="dot" w:pos="10335"/>
        </w:tabs>
        <w:rPr>
          <w:rFonts w:asciiTheme="minorHAnsi" w:eastAsiaTheme="minorEastAsia" w:hAnsiTheme="minorHAnsi" w:cstheme="minorBidi"/>
          <w:noProof/>
          <w:color w:val="auto"/>
          <w:szCs w:val="22"/>
          <w:lang w:val="en-IE" w:eastAsia="en-IE"/>
        </w:rPr>
      </w:pPr>
      <w:hyperlink w:anchor="_Toc2189875" w:history="1">
        <w:r w:rsidR="00F80DBE" w:rsidRPr="0075487D">
          <w:rPr>
            <w:rStyle w:val="Hyperlink"/>
            <w:noProof/>
          </w:rPr>
          <w:t>Create service problem</w:t>
        </w:r>
        <w:r w:rsidR="00F80DBE">
          <w:rPr>
            <w:noProof/>
            <w:webHidden/>
          </w:rPr>
          <w:tab/>
        </w:r>
        <w:r w:rsidR="00F80DBE">
          <w:rPr>
            <w:noProof/>
            <w:webHidden/>
          </w:rPr>
          <w:fldChar w:fldCharType="begin"/>
        </w:r>
        <w:r w:rsidR="00F80DBE">
          <w:rPr>
            <w:noProof/>
            <w:webHidden/>
          </w:rPr>
          <w:instrText xml:space="preserve"> PAGEREF _Toc2189875 \h </w:instrText>
        </w:r>
        <w:r w:rsidR="00F80DBE">
          <w:rPr>
            <w:noProof/>
            <w:webHidden/>
          </w:rPr>
        </w:r>
        <w:r w:rsidR="00F80DBE">
          <w:rPr>
            <w:noProof/>
            <w:webHidden/>
          </w:rPr>
          <w:fldChar w:fldCharType="separate"/>
        </w:r>
        <w:r w:rsidR="00F80DBE">
          <w:rPr>
            <w:noProof/>
            <w:webHidden/>
          </w:rPr>
          <w:t>44</w:t>
        </w:r>
        <w:r w:rsidR="00F80DBE">
          <w:rPr>
            <w:noProof/>
            <w:webHidden/>
          </w:rPr>
          <w:fldChar w:fldCharType="end"/>
        </w:r>
      </w:hyperlink>
    </w:p>
    <w:p w:rsidR="00F80DBE" w:rsidRDefault="000824E9">
      <w:pPr>
        <w:pStyle w:val="TOC3"/>
        <w:tabs>
          <w:tab w:val="right" w:leader="dot" w:pos="10335"/>
        </w:tabs>
        <w:rPr>
          <w:rFonts w:asciiTheme="minorHAnsi" w:eastAsiaTheme="minorEastAsia" w:hAnsiTheme="minorHAnsi" w:cstheme="minorBidi"/>
          <w:noProof/>
          <w:color w:val="auto"/>
          <w:szCs w:val="22"/>
          <w:lang w:val="en-IE" w:eastAsia="en-IE"/>
        </w:rPr>
      </w:pPr>
      <w:hyperlink w:anchor="_Toc2189876" w:history="1">
        <w:r w:rsidR="00F80DBE" w:rsidRPr="0075487D">
          <w:rPr>
            <w:rStyle w:val="Hyperlink"/>
            <w:noProof/>
          </w:rPr>
          <w:t>Patch service problem</w:t>
        </w:r>
        <w:r w:rsidR="00F80DBE">
          <w:rPr>
            <w:noProof/>
            <w:webHidden/>
          </w:rPr>
          <w:tab/>
        </w:r>
        <w:r w:rsidR="00F80DBE">
          <w:rPr>
            <w:noProof/>
            <w:webHidden/>
          </w:rPr>
          <w:fldChar w:fldCharType="begin"/>
        </w:r>
        <w:r w:rsidR="00F80DBE">
          <w:rPr>
            <w:noProof/>
            <w:webHidden/>
          </w:rPr>
          <w:instrText xml:space="preserve"> PAGEREF _Toc2189876 \h </w:instrText>
        </w:r>
        <w:r w:rsidR="00F80DBE">
          <w:rPr>
            <w:noProof/>
            <w:webHidden/>
          </w:rPr>
        </w:r>
        <w:r w:rsidR="00F80DBE">
          <w:rPr>
            <w:noProof/>
            <w:webHidden/>
          </w:rPr>
          <w:fldChar w:fldCharType="separate"/>
        </w:r>
        <w:r w:rsidR="00F80DBE">
          <w:rPr>
            <w:noProof/>
            <w:webHidden/>
          </w:rPr>
          <w:t>46</w:t>
        </w:r>
        <w:r w:rsidR="00F80DBE">
          <w:rPr>
            <w:noProof/>
            <w:webHidden/>
          </w:rPr>
          <w:fldChar w:fldCharType="end"/>
        </w:r>
      </w:hyperlink>
    </w:p>
    <w:p w:rsidR="00F80DBE" w:rsidRDefault="000824E9">
      <w:pPr>
        <w:pStyle w:val="TOC3"/>
        <w:tabs>
          <w:tab w:val="right" w:leader="dot" w:pos="10335"/>
        </w:tabs>
        <w:rPr>
          <w:rFonts w:asciiTheme="minorHAnsi" w:eastAsiaTheme="minorEastAsia" w:hAnsiTheme="minorHAnsi" w:cstheme="minorBidi"/>
          <w:noProof/>
          <w:color w:val="auto"/>
          <w:szCs w:val="22"/>
          <w:lang w:val="en-IE" w:eastAsia="en-IE"/>
        </w:rPr>
      </w:pPr>
      <w:hyperlink w:anchor="_Toc2189877" w:history="1">
        <w:r w:rsidR="00F80DBE" w:rsidRPr="0075487D">
          <w:rPr>
            <w:rStyle w:val="Hyperlink"/>
            <w:noProof/>
          </w:rPr>
          <w:t>Delete service problem</w:t>
        </w:r>
        <w:r w:rsidR="00F80DBE">
          <w:rPr>
            <w:noProof/>
            <w:webHidden/>
          </w:rPr>
          <w:tab/>
        </w:r>
        <w:r w:rsidR="00F80DBE">
          <w:rPr>
            <w:noProof/>
            <w:webHidden/>
          </w:rPr>
          <w:fldChar w:fldCharType="begin"/>
        </w:r>
        <w:r w:rsidR="00F80DBE">
          <w:rPr>
            <w:noProof/>
            <w:webHidden/>
          </w:rPr>
          <w:instrText xml:space="preserve"> PAGEREF _Toc2189877 \h </w:instrText>
        </w:r>
        <w:r w:rsidR="00F80DBE">
          <w:rPr>
            <w:noProof/>
            <w:webHidden/>
          </w:rPr>
        </w:r>
        <w:r w:rsidR="00F80DBE">
          <w:rPr>
            <w:noProof/>
            <w:webHidden/>
          </w:rPr>
          <w:fldChar w:fldCharType="separate"/>
        </w:r>
        <w:r w:rsidR="00F80DBE">
          <w:rPr>
            <w:noProof/>
            <w:webHidden/>
          </w:rPr>
          <w:t>49</w:t>
        </w:r>
        <w:r w:rsidR="00F80DBE">
          <w:rPr>
            <w:noProof/>
            <w:webHidden/>
          </w:rPr>
          <w:fldChar w:fldCharType="end"/>
        </w:r>
      </w:hyperlink>
    </w:p>
    <w:p w:rsidR="00F80DBE" w:rsidRDefault="000824E9">
      <w:pPr>
        <w:pStyle w:val="TOC2"/>
        <w:tabs>
          <w:tab w:val="right" w:leader="dot" w:pos="10335"/>
        </w:tabs>
        <w:rPr>
          <w:rFonts w:asciiTheme="minorHAnsi" w:eastAsiaTheme="minorEastAsia" w:hAnsiTheme="minorHAnsi" w:cstheme="minorBidi"/>
          <w:noProof/>
          <w:color w:val="auto"/>
          <w:szCs w:val="22"/>
          <w:lang w:val="en-IE" w:eastAsia="en-IE"/>
        </w:rPr>
      </w:pPr>
      <w:hyperlink w:anchor="_Toc2189878" w:history="1">
        <w:r w:rsidR="00F80DBE" w:rsidRPr="0075487D">
          <w:rPr>
            <w:rStyle w:val="Hyperlink"/>
            <w:noProof/>
          </w:rPr>
          <w:t>Operations on Service Problem Event Record</w:t>
        </w:r>
        <w:r w:rsidR="00F80DBE">
          <w:rPr>
            <w:noProof/>
            <w:webHidden/>
          </w:rPr>
          <w:tab/>
        </w:r>
        <w:r w:rsidR="00F80DBE">
          <w:rPr>
            <w:noProof/>
            <w:webHidden/>
          </w:rPr>
          <w:fldChar w:fldCharType="begin"/>
        </w:r>
        <w:r w:rsidR="00F80DBE">
          <w:rPr>
            <w:noProof/>
            <w:webHidden/>
          </w:rPr>
          <w:instrText xml:space="preserve"> PAGEREF _Toc2189878 \h </w:instrText>
        </w:r>
        <w:r w:rsidR="00F80DBE">
          <w:rPr>
            <w:noProof/>
            <w:webHidden/>
          </w:rPr>
        </w:r>
        <w:r w:rsidR="00F80DBE">
          <w:rPr>
            <w:noProof/>
            <w:webHidden/>
          </w:rPr>
          <w:fldChar w:fldCharType="separate"/>
        </w:r>
        <w:r w:rsidR="00F80DBE">
          <w:rPr>
            <w:noProof/>
            <w:webHidden/>
          </w:rPr>
          <w:t>50</w:t>
        </w:r>
        <w:r w:rsidR="00F80DBE">
          <w:rPr>
            <w:noProof/>
            <w:webHidden/>
          </w:rPr>
          <w:fldChar w:fldCharType="end"/>
        </w:r>
      </w:hyperlink>
    </w:p>
    <w:p w:rsidR="00F80DBE" w:rsidRDefault="000824E9">
      <w:pPr>
        <w:pStyle w:val="TOC3"/>
        <w:tabs>
          <w:tab w:val="right" w:leader="dot" w:pos="10335"/>
        </w:tabs>
        <w:rPr>
          <w:rFonts w:asciiTheme="minorHAnsi" w:eastAsiaTheme="minorEastAsia" w:hAnsiTheme="minorHAnsi" w:cstheme="minorBidi"/>
          <w:noProof/>
          <w:color w:val="auto"/>
          <w:szCs w:val="22"/>
          <w:lang w:val="en-IE" w:eastAsia="en-IE"/>
        </w:rPr>
      </w:pPr>
      <w:hyperlink w:anchor="_Toc2189879" w:history="1">
        <w:r w:rsidR="00F80DBE" w:rsidRPr="0075487D">
          <w:rPr>
            <w:rStyle w:val="Hyperlink"/>
            <w:noProof/>
          </w:rPr>
          <w:t>List service problem event records</w:t>
        </w:r>
        <w:r w:rsidR="00F80DBE">
          <w:rPr>
            <w:noProof/>
            <w:webHidden/>
          </w:rPr>
          <w:tab/>
        </w:r>
        <w:r w:rsidR="00F80DBE">
          <w:rPr>
            <w:noProof/>
            <w:webHidden/>
          </w:rPr>
          <w:fldChar w:fldCharType="begin"/>
        </w:r>
        <w:r w:rsidR="00F80DBE">
          <w:rPr>
            <w:noProof/>
            <w:webHidden/>
          </w:rPr>
          <w:instrText xml:space="preserve"> PAGEREF _Toc2189879 \h </w:instrText>
        </w:r>
        <w:r w:rsidR="00F80DBE">
          <w:rPr>
            <w:noProof/>
            <w:webHidden/>
          </w:rPr>
        </w:r>
        <w:r w:rsidR="00F80DBE">
          <w:rPr>
            <w:noProof/>
            <w:webHidden/>
          </w:rPr>
          <w:fldChar w:fldCharType="separate"/>
        </w:r>
        <w:r w:rsidR="00F80DBE">
          <w:rPr>
            <w:noProof/>
            <w:webHidden/>
          </w:rPr>
          <w:t>50</w:t>
        </w:r>
        <w:r w:rsidR="00F80DBE">
          <w:rPr>
            <w:noProof/>
            <w:webHidden/>
          </w:rPr>
          <w:fldChar w:fldCharType="end"/>
        </w:r>
      </w:hyperlink>
    </w:p>
    <w:p w:rsidR="00F80DBE" w:rsidRDefault="000824E9">
      <w:pPr>
        <w:pStyle w:val="TOC3"/>
        <w:tabs>
          <w:tab w:val="right" w:leader="dot" w:pos="10335"/>
        </w:tabs>
        <w:rPr>
          <w:rFonts w:asciiTheme="minorHAnsi" w:eastAsiaTheme="minorEastAsia" w:hAnsiTheme="minorHAnsi" w:cstheme="minorBidi"/>
          <w:noProof/>
          <w:color w:val="auto"/>
          <w:szCs w:val="22"/>
          <w:lang w:val="en-IE" w:eastAsia="en-IE"/>
        </w:rPr>
      </w:pPr>
      <w:hyperlink w:anchor="_Toc2189880" w:history="1">
        <w:r w:rsidR="00F80DBE" w:rsidRPr="0075487D">
          <w:rPr>
            <w:rStyle w:val="Hyperlink"/>
            <w:noProof/>
          </w:rPr>
          <w:t>Retrieve service problem event record</w:t>
        </w:r>
        <w:r w:rsidR="00F80DBE">
          <w:rPr>
            <w:noProof/>
            <w:webHidden/>
          </w:rPr>
          <w:tab/>
        </w:r>
        <w:r w:rsidR="00F80DBE">
          <w:rPr>
            <w:noProof/>
            <w:webHidden/>
          </w:rPr>
          <w:fldChar w:fldCharType="begin"/>
        </w:r>
        <w:r w:rsidR="00F80DBE">
          <w:rPr>
            <w:noProof/>
            <w:webHidden/>
          </w:rPr>
          <w:instrText xml:space="preserve"> PAGEREF _Toc2189880 \h </w:instrText>
        </w:r>
        <w:r w:rsidR="00F80DBE">
          <w:rPr>
            <w:noProof/>
            <w:webHidden/>
          </w:rPr>
        </w:r>
        <w:r w:rsidR="00F80DBE">
          <w:rPr>
            <w:noProof/>
            <w:webHidden/>
          </w:rPr>
          <w:fldChar w:fldCharType="separate"/>
        </w:r>
        <w:r w:rsidR="00F80DBE">
          <w:rPr>
            <w:noProof/>
            <w:webHidden/>
          </w:rPr>
          <w:t>51</w:t>
        </w:r>
        <w:r w:rsidR="00F80DBE">
          <w:rPr>
            <w:noProof/>
            <w:webHidden/>
          </w:rPr>
          <w:fldChar w:fldCharType="end"/>
        </w:r>
      </w:hyperlink>
    </w:p>
    <w:p w:rsidR="00F80DBE" w:rsidRDefault="000824E9">
      <w:pPr>
        <w:pStyle w:val="TOC2"/>
        <w:tabs>
          <w:tab w:val="right" w:leader="dot" w:pos="10335"/>
        </w:tabs>
        <w:rPr>
          <w:rFonts w:asciiTheme="minorHAnsi" w:eastAsiaTheme="minorEastAsia" w:hAnsiTheme="minorHAnsi" w:cstheme="minorBidi"/>
          <w:noProof/>
          <w:color w:val="auto"/>
          <w:szCs w:val="22"/>
          <w:lang w:val="en-IE" w:eastAsia="en-IE"/>
        </w:rPr>
      </w:pPr>
      <w:hyperlink w:anchor="_Toc2189881" w:history="1">
        <w:r w:rsidR="00F80DBE" w:rsidRPr="0075487D">
          <w:rPr>
            <w:rStyle w:val="Hyperlink"/>
            <w:noProof/>
          </w:rPr>
          <w:t>Operations on Problem Acknowledgement</w:t>
        </w:r>
        <w:r w:rsidR="00F80DBE">
          <w:rPr>
            <w:noProof/>
            <w:webHidden/>
          </w:rPr>
          <w:tab/>
        </w:r>
        <w:r w:rsidR="00F80DBE">
          <w:rPr>
            <w:noProof/>
            <w:webHidden/>
          </w:rPr>
          <w:fldChar w:fldCharType="begin"/>
        </w:r>
        <w:r w:rsidR="00F80DBE">
          <w:rPr>
            <w:noProof/>
            <w:webHidden/>
          </w:rPr>
          <w:instrText xml:space="preserve"> PAGEREF _Toc2189881 \h </w:instrText>
        </w:r>
        <w:r w:rsidR="00F80DBE">
          <w:rPr>
            <w:noProof/>
            <w:webHidden/>
          </w:rPr>
        </w:r>
        <w:r w:rsidR="00F80DBE">
          <w:rPr>
            <w:noProof/>
            <w:webHidden/>
          </w:rPr>
          <w:fldChar w:fldCharType="separate"/>
        </w:r>
        <w:r w:rsidR="00F80DBE">
          <w:rPr>
            <w:noProof/>
            <w:webHidden/>
          </w:rPr>
          <w:t>51</w:t>
        </w:r>
        <w:r w:rsidR="00F80DBE">
          <w:rPr>
            <w:noProof/>
            <w:webHidden/>
          </w:rPr>
          <w:fldChar w:fldCharType="end"/>
        </w:r>
      </w:hyperlink>
    </w:p>
    <w:p w:rsidR="00F80DBE" w:rsidRDefault="000824E9">
      <w:pPr>
        <w:pStyle w:val="TOC3"/>
        <w:tabs>
          <w:tab w:val="right" w:leader="dot" w:pos="10335"/>
        </w:tabs>
        <w:rPr>
          <w:rFonts w:asciiTheme="minorHAnsi" w:eastAsiaTheme="minorEastAsia" w:hAnsiTheme="minorHAnsi" w:cstheme="minorBidi"/>
          <w:noProof/>
          <w:color w:val="auto"/>
          <w:szCs w:val="22"/>
          <w:lang w:val="en-IE" w:eastAsia="en-IE"/>
        </w:rPr>
      </w:pPr>
      <w:hyperlink w:anchor="_Toc2189882" w:history="1">
        <w:r w:rsidR="00F80DBE" w:rsidRPr="0075487D">
          <w:rPr>
            <w:rStyle w:val="Hyperlink"/>
            <w:noProof/>
          </w:rPr>
          <w:t>Create problem acknowledgement</w:t>
        </w:r>
        <w:r w:rsidR="00F80DBE">
          <w:rPr>
            <w:noProof/>
            <w:webHidden/>
          </w:rPr>
          <w:tab/>
        </w:r>
        <w:r w:rsidR="00F80DBE">
          <w:rPr>
            <w:noProof/>
            <w:webHidden/>
          </w:rPr>
          <w:fldChar w:fldCharType="begin"/>
        </w:r>
        <w:r w:rsidR="00F80DBE">
          <w:rPr>
            <w:noProof/>
            <w:webHidden/>
          </w:rPr>
          <w:instrText xml:space="preserve"> PAGEREF _Toc2189882 \h </w:instrText>
        </w:r>
        <w:r w:rsidR="00F80DBE">
          <w:rPr>
            <w:noProof/>
            <w:webHidden/>
          </w:rPr>
        </w:r>
        <w:r w:rsidR="00F80DBE">
          <w:rPr>
            <w:noProof/>
            <w:webHidden/>
          </w:rPr>
          <w:fldChar w:fldCharType="separate"/>
        </w:r>
        <w:r w:rsidR="00F80DBE">
          <w:rPr>
            <w:noProof/>
            <w:webHidden/>
          </w:rPr>
          <w:t>52</w:t>
        </w:r>
        <w:r w:rsidR="00F80DBE">
          <w:rPr>
            <w:noProof/>
            <w:webHidden/>
          </w:rPr>
          <w:fldChar w:fldCharType="end"/>
        </w:r>
      </w:hyperlink>
    </w:p>
    <w:p w:rsidR="00F80DBE" w:rsidRDefault="000824E9">
      <w:pPr>
        <w:pStyle w:val="TOC2"/>
        <w:tabs>
          <w:tab w:val="right" w:leader="dot" w:pos="10335"/>
        </w:tabs>
        <w:rPr>
          <w:rFonts w:asciiTheme="minorHAnsi" w:eastAsiaTheme="minorEastAsia" w:hAnsiTheme="minorHAnsi" w:cstheme="minorBidi"/>
          <w:noProof/>
          <w:color w:val="auto"/>
          <w:szCs w:val="22"/>
          <w:lang w:val="en-IE" w:eastAsia="en-IE"/>
        </w:rPr>
      </w:pPr>
      <w:hyperlink w:anchor="_Toc2189883" w:history="1">
        <w:r w:rsidR="00F80DBE" w:rsidRPr="0075487D">
          <w:rPr>
            <w:rStyle w:val="Hyperlink"/>
            <w:noProof/>
          </w:rPr>
          <w:t>Operations on Problem Unacknowledgement</w:t>
        </w:r>
        <w:r w:rsidR="00F80DBE">
          <w:rPr>
            <w:noProof/>
            <w:webHidden/>
          </w:rPr>
          <w:tab/>
        </w:r>
        <w:r w:rsidR="00F80DBE">
          <w:rPr>
            <w:noProof/>
            <w:webHidden/>
          </w:rPr>
          <w:fldChar w:fldCharType="begin"/>
        </w:r>
        <w:r w:rsidR="00F80DBE">
          <w:rPr>
            <w:noProof/>
            <w:webHidden/>
          </w:rPr>
          <w:instrText xml:space="preserve"> PAGEREF _Toc2189883 \h </w:instrText>
        </w:r>
        <w:r w:rsidR="00F80DBE">
          <w:rPr>
            <w:noProof/>
            <w:webHidden/>
          </w:rPr>
        </w:r>
        <w:r w:rsidR="00F80DBE">
          <w:rPr>
            <w:noProof/>
            <w:webHidden/>
          </w:rPr>
          <w:fldChar w:fldCharType="separate"/>
        </w:r>
        <w:r w:rsidR="00F80DBE">
          <w:rPr>
            <w:noProof/>
            <w:webHidden/>
          </w:rPr>
          <w:t>53</w:t>
        </w:r>
        <w:r w:rsidR="00F80DBE">
          <w:rPr>
            <w:noProof/>
            <w:webHidden/>
          </w:rPr>
          <w:fldChar w:fldCharType="end"/>
        </w:r>
      </w:hyperlink>
    </w:p>
    <w:p w:rsidR="00F80DBE" w:rsidRDefault="000824E9">
      <w:pPr>
        <w:pStyle w:val="TOC3"/>
        <w:tabs>
          <w:tab w:val="right" w:leader="dot" w:pos="10335"/>
        </w:tabs>
        <w:rPr>
          <w:rFonts w:asciiTheme="minorHAnsi" w:eastAsiaTheme="minorEastAsia" w:hAnsiTheme="minorHAnsi" w:cstheme="minorBidi"/>
          <w:noProof/>
          <w:color w:val="auto"/>
          <w:szCs w:val="22"/>
          <w:lang w:val="en-IE" w:eastAsia="en-IE"/>
        </w:rPr>
      </w:pPr>
      <w:hyperlink w:anchor="_Toc2189884" w:history="1">
        <w:r w:rsidR="00F80DBE" w:rsidRPr="0075487D">
          <w:rPr>
            <w:rStyle w:val="Hyperlink"/>
            <w:noProof/>
          </w:rPr>
          <w:t>Create problem unacknowledgement</w:t>
        </w:r>
        <w:r w:rsidR="00F80DBE">
          <w:rPr>
            <w:noProof/>
            <w:webHidden/>
          </w:rPr>
          <w:tab/>
        </w:r>
        <w:r w:rsidR="00F80DBE">
          <w:rPr>
            <w:noProof/>
            <w:webHidden/>
          </w:rPr>
          <w:fldChar w:fldCharType="begin"/>
        </w:r>
        <w:r w:rsidR="00F80DBE">
          <w:rPr>
            <w:noProof/>
            <w:webHidden/>
          </w:rPr>
          <w:instrText xml:space="preserve"> PAGEREF _Toc2189884 \h </w:instrText>
        </w:r>
        <w:r w:rsidR="00F80DBE">
          <w:rPr>
            <w:noProof/>
            <w:webHidden/>
          </w:rPr>
        </w:r>
        <w:r w:rsidR="00F80DBE">
          <w:rPr>
            <w:noProof/>
            <w:webHidden/>
          </w:rPr>
          <w:fldChar w:fldCharType="separate"/>
        </w:r>
        <w:r w:rsidR="00F80DBE">
          <w:rPr>
            <w:noProof/>
            <w:webHidden/>
          </w:rPr>
          <w:t>53</w:t>
        </w:r>
        <w:r w:rsidR="00F80DBE">
          <w:rPr>
            <w:noProof/>
            <w:webHidden/>
          </w:rPr>
          <w:fldChar w:fldCharType="end"/>
        </w:r>
      </w:hyperlink>
    </w:p>
    <w:p w:rsidR="00F80DBE" w:rsidRDefault="000824E9">
      <w:pPr>
        <w:pStyle w:val="TOC2"/>
        <w:tabs>
          <w:tab w:val="right" w:leader="dot" w:pos="10335"/>
        </w:tabs>
        <w:rPr>
          <w:rFonts w:asciiTheme="minorHAnsi" w:eastAsiaTheme="minorEastAsia" w:hAnsiTheme="minorHAnsi" w:cstheme="minorBidi"/>
          <w:noProof/>
          <w:color w:val="auto"/>
          <w:szCs w:val="22"/>
          <w:lang w:val="en-IE" w:eastAsia="en-IE"/>
        </w:rPr>
      </w:pPr>
      <w:hyperlink w:anchor="_Toc2189885" w:history="1">
        <w:r w:rsidR="00F80DBE" w:rsidRPr="0075487D">
          <w:rPr>
            <w:rStyle w:val="Hyperlink"/>
            <w:noProof/>
          </w:rPr>
          <w:t>Operations on Problem Group</w:t>
        </w:r>
        <w:r w:rsidR="00F80DBE">
          <w:rPr>
            <w:noProof/>
            <w:webHidden/>
          </w:rPr>
          <w:tab/>
        </w:r>
        <w:r w:rsidR="00F80DBE">
          <w:rPr>
            <w:noProof/>
            <w:webHidden/>
          </w:rPr>
          <w:fldChar w:fldCharType="begin"/>
        </w:r>
        <w:r w:rsidR="00F80DBE">
          <w:rPr>
            <w:noProof/>
            <w:webHidden/>
          </w:rPr>
          <w:instrText xml:space="preserve"> PAGEREF _Toc2189885 \h </w:instrText>
        </w:r>
        <w:r w:rsidR="00F80DBE">
          <w:rPr>
            <w:noProof/>
            <w:webHidden/>
          </w:rPr>
        </w:r>
        <w:r w:rsidR="00F80DBE">
          <w:rPr>
            <w:noProof/>
            <w:webHidden/>
          </w:rPr>
          <w:fldChar w:fldCharType="separate"/>
        </w:r>
        <w:r w:rsidR="00F80DBE">
          <w:rPr>
            <w:noProof/>
            <w:webHidden/>
          </w:rPr>
          <w:t>55</w:t>
        </w:r>
        <w:r w:rsidR="00F80DBE">
          <w:rPr>
            <w:noProof/>
            <w:webHidden/>
          </w:rPr>
          <w:fldChar w:fldCharType="end"/>
        </w:r>
      </w:hyperlink>
    </w:p>
    <w:p w:rsidR="00F80DBE" w:rsidRDefault="000824E9">
      <w:pPr>
        <w:pStyle w:val="TOC3"/>
        <w:tabs>
          <w:tab w:val="right" w:leader="dot" w:pos="10335"/>
        </w:tabs>
        <w:rPr>
          <w:rFonts w:asciiTheme="minorHAnsi" w:eastAsiaTheme="minorEastAsia" w:hAnsiTheme="minorHAnsi" w:cstheme="minorBidi"/>
          <w:noProof/>
          <w:color w:val="auto"/>
          <w:szCs w:val="22"/>
          <w:lang w:val="en-IE" w:eastAsia="en-IE"/>
        </w:rPr>
      </w:pPr>
      <w:hyperlink w:anchor="_Toc2189886" w:history="1">
        <w:r w:rsidR="00F80DBE" w:rsidRPr="0075487D">
          <w:rPr>
            <w:rStyle w:val="Hyperlink"/>
            <w:noProof/>
          </w:rPr>
          <w:t>Create problem group</w:t>
        </w:r>
        <w:r w:rsidR="00F80DBE">
          <w:rPr>
            <w:noProof/>
            <w:webHidden/>
          </w:rPr>
          <w:tab/>
        </w:r>
        <w:r w:rsidR="00F80DBE">
          <w:rPr>
            <w:noProof/>
            <w:webHidden/>
          </w:rPr>
          <w:fldChar w:fldCharType="begin"/>
        </w:r>
        <w:r w:rsidR="00F80DBE">
          <w:rPr>
            <w:noProof/>
            <w:webHidden/>
          </w:rPr>
          <w:instrText xml:space="preserve"> PAGEREF _Toc2189886 \h </w:instrText>
        </w:r>
        <w:r w:rsidR="00F80DBE">
          <w:rPr>
            <w:noProof/>
            <w:webHidden/>
          </w:rPr>
        </w:r>
        <w:r w:rsidR="00F80DBE">
          <w:rPr>
            <w:noProof/>
            <w:webHidden/>
          </w:rPr>
          <w:fldChar w:fldCharType="separate"/>
        </w:r>
        <w:r w:rsidR="00F80DBE">
          <w:rPr>
            <w:noProof/>
            <w:webHidden/>
          </w:rPr>
          <w:t>55</w:t>
        </w:r>
        <w:r w:rsidR="00F80DBE">
          <w:rPr>
            <w:noProof/>
            <w:webHidden/>
          </w:rPr>
          <w:fldChar w:fldCharType="end"/>
        </w:r>
      </w:hyperlink>
    </w:p>
    <w:p w:rsidR="00F80DBE" w:rsidRDefault="000824E9">
      <w:pPr>
        <w:pStyle w:val="TOC2"/>
        <w:tabs>
          <w:tab w:val="right" w:leader="dot" w:pos="10335"/>
        </w:tabs>
        <w:rPr>
          <w:rFonts w:asciiTheme="minorHAnsi" w:eastAsiaTheme="minorEastAsia" w:hAnsiTheme="minorHAnsi" w:cstheme="minorBidi"/>
          <w:noProof/>
          <w:color w:val="auto"/>
          <w:szCs w:val="22"/>
          <w:lang w:val="en-IE" w:eastAsia="en-IE"/>
        </w:rPr>
      </w:pPr>
      <w:hyperlink w:anchor="_Toc2189887" w:history="1">
        <w:r w:rsidR="00F80DBE" w:rsidRPr="0075487D">
          <w:rPr>
            <w:rStyle w:val="Hyperlink"/>
            <w:noProof/>
          </w:rPr>
          <w:t>Operations on Problem Ungroup</w:t>
        </w:r>
        <w:r w:rsidR="00F80DBE">
          <w:rPr>
            <w:noProof/>
            <w:webHidden/>
          </w:rPr>
          <w:tab/>
        </w:r>
        <w:r w:rsidR="00F80DBE">
          <w:rPr>
            <w:noProof/>
            <w:webHidden/>
          </w:rPr>
          <w:fldChar w:fldCharType="begin"/>
        </w:r>
        <w:r w:rsidR="00F80DBE">
          <w:rPr>
            <w:noProof/>
            <w:webHidden/>
          </w:rPr>
          <w:instrText xml:space="preserve"> PAGEREF _Toc2189887 \h </w:instrText>
        </w:r>
        <w:r w:rsidR="00F80DBE">
          <w:rPr>
            <w:noProof/>
            <w:webHidden/>
          </w:rPr>
        </w:r>
        <w:r w:rsidR="00F80DBE">
          <w:rPr>
            <w:noProof/>
            <w:webHidden/>
          </w:rPr>
          <w:fldChar w:fldCharType="separate"/>
        </w:r>
        <w:r w:rsidR="00F80DBE">
          <w:rPr>
            <w:noProof/>
            <w:webHidden/>
          </w:rPr>
          <w:t>56</w:t>
        </w:r>
        <w:r w:rsidR="00F80DBE">
          <w:rPr>
            <w:noProof/>
            <w:webHidden/>
          </w:rPr>
          <w:fldChar w:fldCharType="end"/>
        </w:r>
      </w:hyperlink>
    </w:p>
    <w:p w:rsidR="00F80DBE" w:rsidRDefault="000824E9">
      <w:pPr>
        <w:pStyle w:val="TOC3"/>
        <w:tabs>
          <w:tab w:val="right" w:leader="dot" w:pos="10335"/>
        </w:tabs>
        <w:rPr>
          <w:rFonts w:asciiTheme="minorHAnsi" w:eastAsiaTheme="minorEastAsia" w:hAnsiTheme="minorHAnsi" w:cstheme="minorBidi"/>
          <w:noProof/>
          <w:color w:val="auto"/>
          <w:szCs w:val="22"/>
          <w:lang w:val="en-IE" w:eastAsia="en-IE"/>
        </w:rPr>
      </w:pPr>
      <w:hyperlink w:anchor="_Toc2189888" w:history="1">
        <w:r w:rsidR="00F80DBE" w:rsidRPr="0075487D">
          <w:rPr>
            <w:rStyle w:val="Hyperlink"/>
            <w:noProof/>
          </w:rPr>
          <w:t>Create problem ungroup</w:t>
        </w:r>
        <w:r w:rsidR="00F80DBE">
          <w:rPr>
            <w:noProof/>
            <w:webHidden/>
          </w:rPr>
          <w:tab/>
        </w:r>
        <w:r w:rsidR="00F80DBE">
          <w:rPr>
            <w:noProof/>
            <w:webHidden/>
          </w:rPr>
          <w:fldChar w:fldCharType="begin"/>
        </w:r>
        <w:r w:rsidR="00F80DBE">
          <w:rPr>
            <w:noProof/>
            <w:webHidden/>
          </w:rPr>
          <w:instrText xml:space="preserve"> PAGEREF _Toc2189888 \h </w:instrText>
        </w:r>
        <w:r w:rsidR="00F80DBE">
          <w:rPr>
            <w:noProof/>
            <w:webHidden/>
          </w:rPr>
        </w:r>
        <w:r w:rsidR="00F80DBE">
          <w:rPr>
            <w:noProof/>
            <w:webHidden/>
          </w:rPr>
          <w:fldChar w:fldCharType="separate"/>
        </w:r>
        <w:r w:rsidR="00F80DBE">
          <w:rPr>
            <w:noProof/>
            <w:webHidden/>
          </w:rPr>
          <w:t>56</w:t>
        </w:r>
        <w:r w:rsidR="00F80DBE">
          <w:rPr>
            <w:noProof/>
            <w:webHidden/>
          </w:rPr>
          <w:fldChar w:fldCharType="end"/>
        </w:r>
      </w:hyperlink>
    </w:p>
    <w:p w:rsidR="00F80DBE" w:rsidRDefault="000824E9">
      <w:pPr>
        <w:pStyle w:val="TOC1"/>
        <w:rPr>
          <w:rFonts w:asciiTheme="minorHAnsi" w:eastAsiaTheme="minorEastAsia" w:hAnsiTheme="minorHAnsi" w:cstheme="minorBidi"/>
          <w:color w:val="auto"/>
          <w:szCs w:val="22"/>
          <w:lang w:val="en-IE" w:eastAsia="en-IE"/>
        </w:rPr>
      </w:pPr>
      <w:hyperlink w:anchor="_Toc2189889" w:history="1">
        <w:r w:rsidR="00F80DBE" w:rsidRPr="0075487D">
          <w:rPr>
            <w:rStyle w:val="Hyperlink"/>
          </w:rPr>
          <w:t>API NOTIFICATIONS</w:t>
        </w:r>
        <w:r w:rsidR="00F80DBE">
          <w:rPr>
            <w:webHidden/>
          </w:rPr>
          <w:tab/>
        </w:r>
        <w:r w:rsidR="00F80DBE">
          <w:rPr>
            <w:webHidden/>
          </w:rPr>
          <w:fldChar w:fldCharType="begin"/>
        </w:r>
        <w:r w:rsidR="00F80DBE">
          <w:rPr>
            <w:webHidden/>
          </w:rPr>
          <w:instrText xml:space="preserve"> PAGEREF _Toc2189889 \h </w:instrText>
        </w:r>
        <w:r w:rsidR="00F80DBE">
          <w:rPr>
            <w:webHidden/>
          </w:rPr>
        </w:r>
        <w:r w:rsidR="00F80DBE">
          <w:rPr>
            <w:webHidden/>
          </w:rPr>
          <w:fldChar w:fldCharType="separate"/>
        </w:r>
        <w:r w:rsidR="00F80DBE">
          <w:rPr>
            <w:webHidden/>
          </w:rPr>
          <w:t>59</w:t>
        </w:r>
        <w:r w:rsidR="00F80DBE">
          <w:rPr>
            <w:webHidden/>
          </w:rPr>
          <w:fldChar w:fldCharType="end"/>
        </w:r>
      </w:hyperlink>
    </w:p>
    <w:p w:rsidR="00F80DBE" w:rsidRDefault="000824E9">
      <w:pPr>
        <w:pStyle w:val="TOC2"/>
        <w:tabs>
          <w:tab w:val="right" w:leader="dot" w:pos="10335"/>
        </w:tabs>
        <w:rPr>
          <w:rFonts w:asciiTheme="minorHAnsi" w:eastAsiaTheme="minorEastAsia" w:hAnsiTheme="minorHAnsi" w:cstheme="minorBidi"/>
          <w:noProof/>
          <w:color w:val="auto"/>
          <w:szCs w:val="22"/>
          <w:lang w:val="en-IE" w:eastAsia="en-IE"/>
        </w:rPr>
      </w:pPr>
      <w:hyperlink w:anchor="_Toc2189890" w:history="1">
        <w:r w:rsidR="00F80DBE" w:rsidRPr="0075487D">
          <w:rPr>
            <w:rStyle w:val="Hyperlink"/>
            <w:noProof/>
          </w:rPr>
          <w:t>Register listener</w:t>
        </w:r>
        <w:r w:rsidR="00F80DBE">
          <w:rPr>
            <w:noProof/>
            <w:webHidden/>
          </w:rPr>
          <w:tab/>
        </w:r>
        <w:r w:rsidR="00F80DBE">
          <w:rPr>
            <w:noProof/>
            <w:webHidden/>
          </w:rPr>
          <w:fldChar w:fldCharType="begin"/>
        </w:r>
        <w:r w:rsidR="00F80DBE">
          <w:rPr>
            <w:noProof/>
            <w:webHidden/>
          </w:rPr>
          <w:instrText xml:space="preserve"> PAGEREF _Toc2189890 \h </w:instrText>
        </w:r>
        <w:r w:rsidR="00F80DBE">
          <w:rPr>
            <w:noProof/>
            <w:webHidden/>
          </w:rPr>
        </w:r>
        <w:r w:rsidR="00F80DBE">
          <w:rPr>
            <w:noProof/>
            <w:webHidden/>
          </w:rPr>
          <w:fldChar w:fldCharType="separate"/>
        </w:r>
        <w:r w:rsidR="00F80DBE">
          <w:rPr>
            <w:noProof/>
            <w:webHidden/>
          </w:rPr>
          <w:t>59</w:t>
        </w:r>
        <w:r w:rsidR="00F80DBE">
          <w:rPr>
            <w:noProof/>
            <w:webHidden/>
          </w:rPr>
          <w:fldChar w:fldCharType="end"/>
        </w:r>
      </w:hyperlink>
    </w:p>
    <w:p w:rsidR="00F80DBE" w:rsidRDefault="000824E9">
      <w:pPr>
        <w:pStyle w:val="TOC2"/>
        <w:tabs>
          <w:tab w:val="right" w:leader="dot" w:pos="10335"/>
        </w:tabs>
        <w:rPr>
          <w:rFonts w:asciiTheme="minorHAnsi" w:eastAsiaTheme="minorEastAsia" w:hAnsiTheme="minorHAnsi" w:cstheme="minorBidi"/>
          <w:noProof/>
          <w:color w:val="auto"/>
          <w:szCs w:val="22"/>
          <w:lang w:val="en-IE" w:eastAsia="en-IE"/>
        </w:rPr>
      </w:pPr>
      <w:hyperlink w:anchor="_Toc2189891" w:history="1">
        <w:r w:rsidR="00F80DBE" w:rsidRPr="0075487D">
          <w:rPr>
            <w:rStyle w:val="Hyperlink"/>
            <w:noProof/>
          </w:rPr>
          <w:t>Unregister listener</w:t>
        </w:r>
        <w:r w:rsidR="00F80DBE">
          <w:rPr>
            <w:noProof/>
            <w:webHidden/>
          </w:rPr>
          <w:tab/>
        </w:r>
        <w:r w:rsidR="00F80DBE">
          <w:rPr>
            <w:noProof/>
            <w:webHidden/>
          </w:rPr>
          <w:fldChar w:fldCharType="begin"/>
        </w:r>
        <w:r w:rsidR="00F80DBE">
          <w:rPr>
            <w:noProof/>
            <w:webHidden/>
          </w:rPr>
          <w:instrText xml:space="preserve"> PAGEREF _Toc2189891 \h </w:instrText>
        </w:r>
        <w:r w:rsidR="00F80DBE">
          <w:rPr>
            <w:noProof/>
            <w:webHidden/>
          </w:rPr>
        </w:r>
        <w:r w:rsidR="00F80DBE">
          <w:rPr>
            <w:noProof/>
            <w:webHidden/>
          </w:rPr>
          <w:fldChar w:fldCharType="separate"/>
        </w:r>
        <w:r w:rsidR="00F80DBE">
          <w:rPr>
            <w:noProof/>
            <w:webHidden/>
          </w:rPr>
          <w:t>61</w:t>
        </w:r>
        <w:r w:rsidR="00F80DBE">
          <w:rPr>
            <w:noProof/>
            <w:webHidden/>
          </w:rPr>
          <w:fldChar w:fldCharType="end"/>
        </w:r>
      </w:hyperlink>
    </w:p>
    <w:p w:rsidR="00F80DBE" w:rsidRDefault="000824E9">
      <w:pPr>
        <w:pStyle w:val="TOC2"/>
        <w:tabs>
          <w:tab w:val="right" w:leader="dot" w:pos="10335"/>
        </w:tabs>
        <w:rPr>
          <w:rFonts w:asciiTheme="minorHAnsi" w:eastAsiaTheme="minorEastAsia" w:hAnsiTheme="minorHAnsi" w:cstheme="minorBidi"/>
          <w:noProof/>
          <w:color w:val="auto"/>
          <w:szCs w:val="22"/>
          <w:lang w:val="en-IE" w:eastAsia="en-IE"/>
        </w:rPr>
      </w:pPr>
      <w:hyperlink w:anchor="_Toc2189892" w:history="1">
        <w:r w:rsidR="00F80DBE" w:rsidRPr="0075487D">
          <w:rPr>
            <w:rStyle w:val="Hyperlink"/>
            <w:noProof/>
          </w:rPr>
          <w:t>Publish Event to listener</w:t>
        </w:r>
        <w:r w:rsidR="00F80DBE">
          <w:rPr>
            <w:noProof/>
            <w:webHidden/>
          </w:rPr>
          <w:tab/>
        </w:r>
        <w:r w:rsidR="00F80DBE">
          <w:rPr>
            <w:noProof/>
            <w:webHidden/>
          </w:rPr>
          <w:fldChar w:fldCharType="begin"/>
        </w:r>
        <w:r w:rsidR="00F80DBE">
          <w:rPr>
            <w:noProof/>
            <w:webHidden/>
          </w:rPr>
          <w:instrText xml:space="preserve"> PAGEREF _Toc2189892 \h </w:instrText>
        </w:r>
        <w:r w:rsidR="00F80DBE">
          <w:rPr>
            <w:noProof/>
            <w:webHidden/>
          </w:rPr>
        </w:r>
        <w:r w:rsidR="00F80DBE">
          <w:rPr>
            <w:noProof/>
            <w:webHidden/>
          </w:rPr>
          <w:fldChar w:fldCharType="separate"/>
        </w:r>
        <w:r w:rsidR="00F80DBE">
          <w:rPr>
            <w:noProof/>
            <w:webHidden/>
          </w:rPr>
          <w:t>61</w:t>
        </w:r>
        <w:r w:rsidR="00F80DBE">
          <w:rPr>
            <w:noProof/>
            <w:webHidden/>
          </w:rPr>
          <w:fldChar w:fldCharType="end"/>
        </w:r>
      </w:hyperlink>
    </w:p>
    <w:p w:rsidR="00F80DBE" w:rsidRDefault="000824E9">
      <w:pPr>
        <w:pStyle w:val="TOC1"/>
        <w:rPr>
          <w:rFonts w:asciiTheme="minorHAnsi" w:eastAsiaTheme="minorEastAsia" w:hAnsiTheme="minorHAnsi" w:cstheme="minorBidi"/>
          <w:color w:val="auto"/>
          <w:szCs w:val="22"/>
          <w:lang w:val="en-IE" w:eastAsia="en-IE"/>
        </w:rPr>
      </w:pPr>
      <w:hyperlink w:anchor="_Toc2189893" w:history="1">
        <w:r w:rsidR="00F80DBE" w:rsidRPr="0075487D">
          <w:rPr>
            <w:rStyle w:val="Hyperlink"/>
          </w:rPr>
          <w:t>Acknowledgements</w:t>
        </w:r>
        <w:r w:rsidR="00F80DBE">
          <w:rPr>
            <w:webHidden/>
          </w:rPr>
          <w:tab/>
        </w:r>
        <w:r w:rsidR="00F80DBE">
          <w:rPr>
            <w:webHidden/>
          </w:rPr>
          <w:fldChar w:fldCharType="begin"/>
        </w:r>
        <w:r w:rsidR="00F80DBE">
          <w:rPr>
            <w:webHidden/>
          </w:rPr>
          <w:instrText xml:space="preserve"> PAGEREF _Toc2189893 \h </w:instrText>
        </w:r>
        <w:r w:rsidR="00F80DBE">
          <w:rPr>
            <w:webHidden/>
          </w:rPr>
        </w:r>
        <w:r w:rsidR="00F80DBE">
          <w:rPr>
            <w:webHidden/>
          </w:rPr>
          <w:fldChar w:fldCharType="separate"/>
        </w:r>
        <w:r w:rsidR="00F80DBE">
          <w:rPr>
            <w:webHidden/>
          </w:rPr>
          <w:t>63</w:t>
        </w:r>
        <w:r w:rsidR="00F80DBE">
          <w:rPr>
            <w:webHidden/>
          </w:rPr>
          <w:fldChar w:fldCharType="end"/>
        </w:r>
      </w:hyperlink>
    </w:p>
    <w:p w:rsidR="00F80DBE" w:rsidRDefault="000824E9">
      <w:pPr>
        <w:pStyle w:val="TOC2"/>
        <w:tabs>
          <w:tab w:val="right" w:leader="dot" w:pos="10335"/>
        </w:tabs>
        <w:rPr>
          <w:rFonts w:asciiTheme="minorHAnsi" w:eastAsiaTheme="minorEastAsia" w:hAnsiTheme="minorHAnsi" w:cstheme="minorBidi"/>
          <w:noProof/>
          <w:color w:val="auto"/>
          <w:szCs w:val="22"/>
          <w:lang w:val="en-IE" w:eastAsia="en-IE"/>
        </w:rPr>
      </w:pPr>
      <w:hyperlink w:anchor="_Toc2189894" w:history="1">
        <w:r w:rsidR="00F80DBE" w:rsidRPr="0075487D">
          <w:rPr>
            <w:rStyle w:val="Hyperlink"/>
            <w:noProof/>
          </w:rPr>
          <w:t>Document History</w:t>
        </w:r>
        <w:r w:rsidR="00F80DBE">
          <w:rPr>
            <w:noProof/>
            <w:webHidden/>
          </w:rPr>
          <w:tab/>
        </w:r>
        <w:r w:rsidR="00F80DBE">
          <w:rPr>
            <w:noProof/>
            <w:webHidden/>
          </w:rPr>
          <w:fldChar w:fldCharType="begin"/>
        </w:r>
        <w:r w:rsidR="00F80DBE">
          <w:rPr>
            <w:noProof/>
            <w:webHidden/>
          </w:rPr>
          <w:instrText xml:space="preserve"> PAGEREF _Toc2189894 \h </w:instrText>
        </w:r>
        <w:r w:rsidR="00F80DBE">
          <w:rPr>
            <w:noProof/>
            <w:webHidden/>
          </w:rPr>
        </w:r>
        <w:r w:rsidR="00F80DBE">
          <w:rPr>
            <w:noProof/>
            <w:webHidden/>
          </w:rPr>
          <w:fldChar w:fldCharType="separate"/>
        </w:r>
        <w:r w:rsidR="00F80DBE">
          <w:rPr>
            <w:noProof/>
            <w:webHidden/>
          </w:rPr>
          <w:t>63</w:t>
        </w:r>
        <w:r w:rsidR="00F80DBE">
          <w:rPr>
            <w:noProof/>
            <w:webHidden/>
          </w:rPr>
          <w:fldChar w:fldCharType="end"/>
        </w:r>
      </w:hyperlink>
    </w:p>
    <w:p w:rsidR="00F80DBE" w:rsidRDefault="000824E9">
      <w:pPr>
        <w:pStyle w:val="TOC2"/>
        <w:tabs>
          <w:tab w:val="right" w:leader="dot" w:pos="10335"/>
        </w:tabs>
        <w:rPr>
          <w:rFonts w:asciiTheme="minorHAnsi" w:eastAsiaTheme="minorEastAsia" w:hAnsiTheme="minorHAnsi" w:cstheme="minorBidi"/>
          <w:noProof/>
          <w:color w:val="auto"/>
          <w:szCs w:val="22"/>
          <w:lang w:val="en-IE" w:eastAsia="en-IE"/>
        </w:rPr>
      </w:pPr>
      <w:hyperlink w:anchor="_Toc2189895" w:history="1">
        <w:r w:rsidR="00F80DBE" w:rsidRPr="0075487D">
          <w:rPr>
            <w:rStyle w:val="Hyperlink"/>
            <w:noProof/>
          </w:rPr>
          <w:t>Release History</w:t>
        </w:r>
        <w:r w:rsidR="00F80DBE">
          <w:rPr>
            <w:noProof/>
            <w:webHidden/>
          </w:rPr>
          <w:tab/>
        </w:r>
        <w:r w:rsidR="00F80DBE">
          <w:rPr>
            <w:noProof/>
            <w:webHidden/>
          </w:rPr>
          <w:fldChar w:fldCharType="begin"/>
        </w:r>
        <w:r w:rsidR="00F80DBE">
          <w:rPr>
            <w:noProof/>
            <w:webHidden/>
          </w:rPr>
          <w:instrText xml:space="preserve"> PAGEREF _Toc2189895 \h </w:instrText>
        </w:r>
        <w:r w:rsidR="00F80DBE">
          <w:rPr>
            <w:noProof/>
            <w:webHidden/>
          </w:rPr>
        </w:r>
        <w:r w:rsidR="00F80DBE">
          <w:rPr>
            <w:noProof/>
            <w:webHidden/>
          </w:rPr>
          <w:fldChar w:fldCharType="separate"/>
        </w:r>
        <w:r w:rsidR="00F80DBE">
          <w:rPr>
            <w:noProof/>
            <w:webHidden/>
          </w:rPr>
          <w:t>63</w:t>
        </w:r>
        <w:r w:rsidR="00F80DBE">
          <w:rPr>
            <w:noProof/>
            <w:webHidden/>
          </w:rPr>
          <w:fldChar w:fldCharType="end"/>
        </w:r>
      </w:hyperlink>
    </w:p>
    <w:p w:rsidR="00F80DBE" w:rsidRDefault="000824E9">
      <w:pPr>
        <w:pStyle w:val="TOC3"/>
        <w:tabs>
          <w:tab w:val="right" w:leader="dot" w:pos="10335"/>
        </w:tabs>
        <w:rPr>
          <w:rFonts w:asciiTheme="minorHAnsi" w:eastAsiaTheme="minorEastAsia" w:hAnsiTheme="minorHAnsi" w:cstheme="minorBidi"/>
          <w:noProof/>
          <w:color w:val="auto"/>
          <w:szCs w:val="22"/>
          <w:lang w:val="en-IE" w:eastAsia="en-IE"/>
        </w:rPr>
      </w:pPr>
      <w:hyperlink w:anchor="_Toc2189896" w:history="1">
        <w:r w:rsidR="00F80DBE" w:rsidRPr="0075487D">
          <w:rPr>
            <w:rStyle w:val="Hyperlink"/>
            <w:noProof/>
          </w:rPr>
          <w:t>Version History</w:t>
        </w:r>
        <w:r w:rsidR="00F80DBE">
          <w:rPr>
            <w:noProof/>
            <w:webHidden/>
          </w:rPr>
          <w:tab/>
        </w:r>
        <w:r w:rsidR="00F80DBE">
          <w:rPr>
            <w:noProof/>
            <w:webHidden/>
          </w:rPr>
          <w:fldChar w:fldCharType="begin"/>
        </w:r>
        <w:r w:rsidR="00F80DBE">
          <w:rPr>
            <w:noProof/>
            <w:webHidden/>
          </w:rPr>
          <w:instrText xml:space="preserve"> PAGEREF _Toc2189896 \h </w:instrText>
        </w:r>
        <w:r w:rsidR="00F80DBE">
          <w:rPr>
            <w:noProof/>
            <w:webHidden/>
          </w:rPr>
        </w:r>
        <w:r w:rsidR="00F80DBE">
          <w:rPr>
            <w:noProof/>
            <w:webHidden/>
          </w:rPr>
          <w:fldChar w:fldCharType="separate"/>
        </w:r>
        <w:r w:rsidR="00F80DBE">
          <w:rPr>
            <w:noProof/>
            <w:webHidden/>
          </w:rPr>
          <w:t>63</w:t>
        </w:r>
        <w:r w:rsidR="00F80DBE">
          <w:rPr>
            <w:noProof/>
            <w:webHidden/>
          </w:rPr>
          <w:fldChar w:fldCharType="end"/>
        </w:r>
      </w:hyperlink>
    </w:p>
    <w:p w:rsidR="00F80DBE" w:rsidRDefault="000824E9">
      <w:pPr>
        <w:pStyle w:val="TOC2"/>
        <w:tabs>
          <w:tab w:val="right" w:leader="dot" w:pos="10335"/>
        </w:tabs>
        <w:rPr>
          <w:rFonts w:asciiTheme="minorHAnsi" w:eastAsiaTheme="minorEastAsia" w:hAnsiTheme="minorHAnsi" w:cstheme="minorBidi"/>
          <w:noProof/>
          <w:color w:val="auto"/>
          <w:szCs w:val="22"/>
          <w:lang w:val="en-IE" w:eastAsia="en-IE"/>
        </w:rPr>
      </w:pPr>
      <w:hyperlink w:anchor="_Toc2189897" w:history="1">
        <w:r w:rsidR="00F80DBE" w:rsidRPr="0075487D">
          <w:rPr>
            <w:rStyle w:val="Hyperlink"/>
            <w:noProof/>
          </w:rPr>
          <w:t>Contributors to Document</w:t>
        </w:r>
        <w:r w:rsidR="00F80DBE">
          <w:rPr>
            <w:noProof/>
            <w:webHidden/>
          </w:rPr>
          <w:tab/>
        </w:r>
        <w:r w:rsidR="00F80DBE">
          <w:rPr>
            <w:noProof/>
            <w:webHidden/>
          </w:rPr>
          <w:fldChar w:fldCharType="begin"/>
        </w:r>
        <w:r w:rsidR="00F80DBE">
          <w:rPr>
            <w:noProof/>
            <w:webHidden/>
          </w:rPr>
          <w:instrText xml:space="preserve"> PAGEREF _Toc2189897 \h </w:instrText>
        </w:r>
        <w:r w:rsidR="00F80DBE">
          <w:rPr>
            <w:noProof/>
            <w:webHidden/>
          </w:rPr>
        </w:r>
        <w:r w:rsidR="00F80DBE">
          <w:rPr>
            <w:noProof/>
            <w:webHidden/>
          </w:rPr>
          <w:fldChar w:fldCharType="separate"/>
        </w:r>
        <w:r w:rsidR="00F80DBE">
          <w:rPr>
            <w:noProof/>
            <w:webHidden/>
          </w:rPr>
          <w:t>63</w:t>
        </w:r>
        <w:r w:rsidR="00F80DBE">
          <w:rPr>
            <w:noProof/>
            <w:webHidden/>
          </w:rPr>
          <w:fldChar w:fldCharType="end"/>
        </w:r>
      </w:hyperlink>
    </w:p>
    <w:p w:rsidR="00CA2BB0" w:rsidRPr="00A821D0" w:rsidRDefault="000D481A" w:rsidP="00C35A8C">
      <w:pPr>
        <w:pStyle w:val="Heading1"/>
        <w:rPr>
          <w:noProof w:val="0"/>
          <w:lang w:val="en-US"/>
        </w:rPr>
      </w:pPr>
      <w:r w:rsidRPr="00A821D0">
        <w:rPr>
          <w:rFonts w:ascii="Helvetica" w:eastAsia="Times New Roman" w:hAnsi="Helvetica" w:cs="Arial"/>
          <w:b/>
          <w:noProof w:val="0"/>
          <w:color w:val="auto"/>
          <w:spacing w:val="-5"/>
          <w:sz w:val="22"/>
          <w:szCs w:val="20"/>
          <w:lang w:val="en-US"/>
        </w:rPr>
        <w:fldChar w:fldCharType="end"/>
      </w:r>
      <w:bookmarkStart w:id="3" w:name="_Toc2189849"/>
      <w:r w:rsidR="00CA2BB0" w:rsidRPr="00A821D0">
        <w:rPr>
          <w:noProof w:val="0"/>
          <w:lang w:val="en-US"/>
        </w:rPr>
        <w:t>List of Tables</w:t>
      </w:r>
      <w:bookmarkEnd w:id="3"/>
    </w:p>
    <w:p w:rsidR="00336F5F" w:rsidRPr="0070562F" w:rsidRDefault="00336F5F" w:rsidP="00336F5F"/>
    <w:p w:rsidR="00CA2BB0" w:rsidRPr="00A821D0" w:rsidRDefault="00CD728C" w:rsidP="00A92E1E">
      <w:r w:rsidRPr="00A821D0">
        <w:t>N/A</w:t>
      </w:r>
    </w:p>
    <w:p w:rsidR="00CA2BB0" w:rsidRPr="00A821D0" w:rsidRDefault="00CA2BB0" w:rsidP="00A92E1E"/>
    <w:p w:rsidR="00CA2BB0" w:rsidRPr="00A821D0" w:rsidRDefault="00A22311" w:rsidP="006341A9">
      <w:pPr>
        <w:pStyle w:val="Heading1"/>
        <w:rPr>
          <w:noProof w:val="0"/>
          <w:lang w:val="en-US"/>
        </w:rPr>
      </w:pPr>
      <w:bookmarkStart w:id="4" w:name="_Toc2189850"/>
      <w:r w:rsidRPr="00A821D0">
        <w:rPr>
          <w:noProof w:val="0"/>
          <w:lang w:val="en-US"/>
        </w:rPr>
        <w:t>Introduction</w:t>
      </w:r>
      <w:bookmarkEnd w:id="4"/>
    </w:p>
    <w:p w:rsidR="00E8036D" w:rsidRPr="00A821D0" w:rsidRDefault="003E0CEF" w:rsidP="002F40AA">
      <w:pPr>
        <w:autoSpaceDE w:val="0"/>
        <w:autoSpaceDN w:val="0"/>
        <w:adjustRightInd w:val="0"/>
        <w:spacing w:after="0" w:line="240" w:lineRule="auto"/>
        <w:rPr>
          <w:rFonts w:ascii="ArialMT" w:hAnsi="ArialMT" w:cs="ArialMT"/>
          <w:szCs w:val="20"/>
          <w:lang w:eastAsia="it-IT"/>
        </w:rPr>
      </w:pPr>
      <w:r w:rsidRPr="0070562F">
        <w:rPr>
          <w:rFonts w:ascii="ArialMT" w:hAnsi="ArialMT" w:cs="ArialMT"/>
          <w:szCs w:val="20"/>
          <w:lang w:eastAsia="it-IT"/>
        </w:rPr>
        <w:t>This S</w:t>
      </w:r>
      <w:r w:rsidRPr="00A821D0">
        <w:rPr>
          <w:rFonts w:ascii="ArialMT" w:hAnsi="ArialMT" w:cs="ArialMT"/>
          <w:szCs w:val="20"/>
          <w:lang w:eastAsia="it-IT"/>
        </w:rPr>
        <w:t>ervice Problem Management API is used for the service providers (Defined as the Middle B) to manage the service problems in their service area. Service problem is generated based on the information declared by Middle B or the event information notified from infrastructure providers (Defined as the First B) who provide the infrastructure of cloud or network. The event information includes alarm information, performance anomaly information, trouble ticket information, SLA violation, maintenance information and prediction information. Middle Bs can refer the service problems and the event information from First Bs and when the service problems occur or its status have been changed, Middle Bs can receive notifications. According to these functions, Middle Bs are able to grasp the service problems quickly and accurately.</w:t>
      </w:r>
    </w:p>
    <w:p w:rsidR="003664C1" w:rsidRPr="00A821D0" w:rsidRDefault="003664C1" w:rsidP="003664C1">
      <w:pPr>
        <w:pStyle w:val="Heading1"/>
        <w:rPr>
          <w:noProof w:val="0"/>
          <w:lang w:val="en-US"/>
        </w:rPr>
      </w:pPr>
      <w:bookmarkStart w:id="5" w:name="_Toc2189851"/>
      <w:r w:rsidRPr="00A821D0">
        <w:rPr>
          <w:noProof w:val="0"/>
          <w:lang w:val="en-US"/>
        </w:rPr>
        <w:t>SAMPLE USE CASES</w:t>
      </w:r>
      <w:bookmarkEnd w:id="5"/>
    </w:p>
    <w:p w:rsidR="003E0CEF" w:rsidRPr="00A821D0" w:rsidRDefault="003E0CEF" w:rsidP="003E0CEF">
      <w:pPr>
        <w:rPr>
          <w:lang w:eastAsia="ja-JP"/>
        </w:rPr>
      </w:pPr>
      <w:r w:rsidRPr="0070562F">
        <w:rPr>
          <w:lang w:eastAsia="ja-JP"/>
        </w:rPr>
        <w:t>We assume following situation:</w:t>
      </w:r>
      <w:r w:rsidRPr="0070562F">
        <w:rPr>
          <w:lang w:eastAsia="ja-JP"/>
        </w:rPr>
        <w:br/>
        <w:t xml:space="preserve">There are Network Provider 1 (NP1) and 2 (NP2), which provide network infrastructure, and Cloud Provider 1, 2, which provides cloud infrastructure, as First Bs. Using these </w:t>
      </w:r>
      <w:r w:rsidRPr="00A821D0">
        <w:rPr>
          <w:lang w:eastAsia="ja-JP"/>
        </w:rPr>
        <w:t xml:space="preserve">infrastructure, Service Provider 1 (SP1), 2 (SP2) and 3 (SP3) are providing their services to their end-users as Middle Bs.  </w:t>
      </w:r>
      <w:r w:rsidRPr="00A821D0">
        <w:rPr>
          <w:lang w:eastAsia="ja-JP"/>
        </w:rPr>
        <w:br/>
      </w:r>
    </w:p>
    <w:p w:rsidR="003E0CEF" w:rsidRPr="0070562F" w:rsidRDefault="003E0CEF" w:rsidP="003E0CEF">
      <w:pPr>
        <w:rPr>
          <w:lang w:eastAsia="ja-JP"/>
        </w:rPr>
      </w:pPr>
      <w:r w:rsidRPr="00A821D0">
        <w:rPr>
          <w:noProof/>
          <w:lang w:val="en-IE" w:eastAsia="en-IE"/>
        </w:rPr>
        <w:drawing>
          <wp:inline distT="0" distB="0" distL="0" distR="0" wp14:anchorId="3142146C" wp14:editId="6352A206">
            <wp:extent cx="657225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2250" cy="3200400"/>
                    </a:xfrm>
                    <a:prstGeom prst="rect">
                      <a:avLst/>
                    </a:prstGeom>
                    <a:noFill/>
                    <a:ln>
                      <a:noFill/>
                    </a:ln>
                  </pic:spPr>
                </pic:pic>
              </a:graphicData>
            </a:graphic>
          </wp:inline>
        </w:drawing>
      </w:r>
    </w:p>
    <w:p w:rsidR="003E0CEF" w:rsidRPr="00A821D0" w:rsidRDefault="003E0CEF" w:rsidP="003E0CEF">
      <w:pPr>
        <w:pStyle w:val="Heading2"/>
        <w:rPr>
          <w:lang w:val="en-US"/>
        </w:rPr>
      </w:pPr>
      <w:bookmarkStart w:id="6" w:name="_Toc2189852"/>
      <w:r w:rsidRPr="00A821D0">
        <w:rPr>
          <w:lang w:val="en-US"/>
        </w:rPr>
        <w:t>Use case 1</w:t>
      </w:r>
      <w:bookmarkEnd w:id="6"/>
    </w:p>
    <w:p w:rsidR="003E0CEF" w:rsidRPr="00A821D0" w:rsidRDefault="003E0CEF" w:rsidP="003E0CEF">
      <w:pPr>
        <w:rPr>
          <w:lang w:eastAsia="ja-JP"/>
        </w:rPr>
      </w:pPr>
      <w:r w:rsidRPr="0070562F">
        <w:rPr>
          <w:lang w:eastAsia="ja-JP"/>
        </w:rPr>
        <w:t>When trouble happened in any resources of NW/Cloud Providers, Service Providers can know their services are affected</w:t>
      </w:r>
      <w:r w:rsidRPr="00A821D0">
        <w:rPr>
          <w:lang w:eastAsia="ja-JP"/>
        </w:rPr>
        <w:t xml:space="preserve"> or not. The specific use case is following:</w:t>
      </w:r>
    </w:p>
    <w:p w:rsidR="003E0CEF" w:rsidRPr="00A821D0" w:rsidRDefault="003E0CEF" w:rsidP="003E0CEF">
      <w:pPr>
        <w:pStyle w:val="ListParagraph"/>
        <w:numPr>
          <w:ilvl w:val="0"/>
          <w:numId w:val="12"/>
        </w:numPr>
        <w:rPr>
          <w:lang w:val="en-US" w:eastAsia="ja-JP"/>
        </w:rPr>
      </w:pPr>
      <w:r w:rsidRPr="00A821D0">
        <w:rPr>
          <w:lang w:val="en-US" w:eastAsia="ja-JP"/>
        </w:rPr>
        <w:t>SPM collects configuration information of services provided by service providers in advance using Product Inventory Management API</w:t>
      </w:r>
      <w:r w:rsidR="00B41AA4">
        <w:rPr>
          <w:lang w:val="en-US" w:eastAsia="ja-JP"/>
        </w:rPr>
        <w:t>,</w:t>
      </w:r>
      <w:r w:rsidRPr="00A821D0">
        <w:rPr>
          <w:lang w:val="en-US" w:eastAsia="ja-JP"/>
        </w:rPr>
        <w:t xml:space="preserve"> etc.</w:t>
      </w:r>
    </w:p>
    <w:p w:rsidR="003E0CEF" w:rsidRPr="00A821D0" w:rsidRDefault="003E0CEF" w:rsidP="003E0CEF">
      <w:pPr>
        <w:pStyle w:val="ListParagraph"/>
        <w:numPr>
          <w:ilvl w:val="0"/>
          <w:numId w:val="12"/>
        </w:numPr>
        <w:rPr>
          <w:lang w:val="en-US" w:eastAsia="ja-JP"/>
        </w:rPr>
      </w:pPr>
      <w:r w:rsidRPr="0070562F">
        <w:rPr>
          <w:rFonts w:eastAsiaTheme="minorEastAsia"/>
          <w:lang w:val="en-US" w:eastAsia="ja-JP"/>
        </w:rPr>
        <w:t xml:space="preserve">Each of </w:t>
      </w:r>
      <w:r w:rsidRPr="00A821D0">
        <w:rPr>
          <w:rFonts w:eastAsiaTheme="minorEastAsia"/>
          <w:lang w:val="en-US" w:eastAsia="ja-JP"/>
        </w:rPr>
        <w:t>Middle Bs</w:t>
      </w:r>
      <w:r w:rsidR="00B41AA4">
        <w:rPr>
          <w:rFonts w:eastAsiaTheme="minorEastAsia"/>
          <w:lang w:val="en-US" w:eastAsia="ja-JP"/>
        </w:rPr>
        <w:t xml:space="preserve"> – </w:t>
      </w:r>
      <w:r w:rsidRPr="00A821D0">
        <w:rPr>
          <w:rFonts w:eastAsiaTheme="minorEastAsia"/>
          <w:lang w:val="en-US" w:eastAsia="ja-JP"/>
        </w:rPr>
        <w:t>Service</w:t>
      </w:r>
      <w:r w:rsidR="00B41AA4">
        <w:rPr>
          <w:rFonts w:eastAsiaTheme="minorEastAsia"/>
          <w:lang w:val="en-US" w:eastAsia="ja-JP"/>
        </w:rPr>
        <w:t xml:space="preserve"> </w:t>
      </w:r>
      <w:r w:rsidRPr="00A821D0">
        <w:rPr>
          <w:rFonts w:eastAsiaTheme="minorEastAsia"/>
          <w:lang w:val="en-US" w:eastAsia="ja-JP"/>
        </w:rPr>
        <w:t>Provider</w:t>
      </w:r>
      <w:r w:rsidR="00B41AA4">
        <w:rPr>
          <w:rFonts w:eastAsiaTheme="minorEastAsia"/>
          <w:lang w:val="en-US" w:eastAsia="ja-JP"/>
        </w:rPr>
        <w:t xml:space="preserve"> </w:t>
      </w:r>
      <w:r w:rsidRPr="00A821D0">
        <w:rPr>
          <w:rFonts w:eastAsiaTheme="minorEastAsia"/>
          <w:lang w:val="en-US" w:eastAsia="ja-JP"/>
        </w:rPr>
        <w:t>1</w:t>
      </w:r>
      <w:r w:rsidR="00B41AA4">
        <w:rPr>
          <w:rFonts w:eastAsiaTheme="minorEastAsia"/>
          <w:lang w:val="en-US" w:eastAsia="ja-JP"/>
        </w:rPr>
        <w:t xml:space="preserve"> </w:t>
      </w:r>
      <w:r w:rsidRPr="00A821D0">
        <w:rPr>
          <w:rFonts w:eastAsiaTheme="minorEastAsia"/>
          <w:lang w:val="en-US" w:eastAsia="ja-JP"/>
        </w:rPr>
        <w:t>(SP1), Service Provider</w:t>
      </w:r>
      <w:r w:rsidR="00B41AA4">
        <w:rPr>
          <w:rFonts w:eastAsiaTheme="minorEastAsia"/>
          <w:lang w:val="en-US" w:eastAsia="ja-JP"/>
        </w:rPr>
        <w:t xml:space="preserve"> </w:t>
      </w:r>
      <w:r w:rsidRPr="00A821D0">
        <w:rPr>
          <w:rFonts w:eastAsiaTheme="minorEastAsia"/>
          <w:lang w:val="en-US" w:eastAsia="ja-JP"/>
        </w:rPr>
        <w:t>2</w:t>
      </w:r>
      <w:r w:rsidR="00B41AA4">
        <w:rPr>
          <w:rFonts w:eastAsiaTheme="minorEastAsia"/>
          <w:lang w:val="en-US" w:eastAsia="ja-JP"/>
        </w:rPr>
        <w:t xml:space="preserve"> </w:t>
      </w:r>
      <w:r w:rsidRPr="00A821D0">
        <w:rPr>
          <w:rFonts w:eastAsiaTheme="minorEastAsia"/>
          <w:lang w:val="en-US" w:eastAsia="ja-JP"/>
        </w:rPr>
        <w:t>(SP2), Service Provider</w:t>
      </w:r>
      <w:r w:rsidR="00B41AA4">
        <w:rPr>
          <w:rFonts w:eastAsiaTheme="minorEastAsia"/>
          <w:lang w:val="en-US" w:eastAsia="ja-JP"/>
        </w:rPr>
        <w:t xml:space="preserve"> </w:t>
      </w:r>
      <w:r w:rsidRPr="00A821D0">
        <w:rPr>
          <w:rFonts w:eastAsiaTheme="minorEastAsia"/>
          <w:lang w:val="en-US" w:eastAsia="ja-JP"/>
        </w:rPr>
        <w:t>3</w:t>
      </w:r>
      <w:r w:rsidR="00B41AA4">
        <w:rPr>
          <w:rFonts w:eastAsiaTheme="minorEastAsia"/>
          <w:lang w:val="en-US" w:eastAsia="ja-JP"/>
        </w:rPr>
        <w:t xml:space="preserve"> </w:t>
      </w:r>
      <w:r w:rsidRPr="00A821D0">
        <w:rPr>
          <w:rFonts w:eastAsiaTheme="minorEastAsia"/>
          <w:lang w:val="en-US" w:eastAsia="ja-JP"/>
        </w:rPr>
        <w:t>(SP3)</w:t>
      </w:r>
      <w:r w:rsidR="00B41AA4" w:rsidRPr="00B41AA4">
        <w:rPr>
          <w:rFonts w:eastAsiaTheme="minorEastAsia"/>
          <w:lang w:val="en-US" w:eastAsia="ja-JP"/>
        </w:rPr>
        <w:t xml:space="preserve"> </w:t>
      </w:r>
      <w:r w:rsidR="00B41AA4">
        <w:rPr>
          <w:rFonts w:eastAsiaTheme="minorEastAsia"/>
          <w:lang w:val="en-US" w:eastAsia="ja-JP"/>
        </w:rPr>
        <w:t xml:space="preserve">– </w:t>
      </w:r>
      <w:r w:rsidRPr="00A821D0">
        <w:rPr>
          <w:rFonts w:eastAsiaTheme="minorEastAsia"/>
          <w:lang w:val="en-US" w:eastAsia="ja-JP"/>
        </w:rPr>
        <w:t>registers the notification destination to SPM SPI.</w:t>
      </w:r>
    </w:p>
    <w:p w:rsidR="003E0CEF" w:rsidRPr="00A821D0" w:rsidRDefault="003E0CEF" w:rsidP="003E0CEF">
      <w:pPr>
        <w:pStyle w:val="ListParagraph"/>
        <w:numPr>
          <w:ilvl w:val="0"/>
          <w:numId w:val="12"/>
        </w:numPr>
        <w:rPr>
          <w:lang w:val="en-US" w:eastAsia="ja-JP"/>
        </w:rPr>
      </w:pPr>
      <w:r w:rsidRPr="00A821D0">
        <w:rPr>
          <w:lang w:val="en-US" w:eastAsia="ja-JP"/>
        </w:rPr>
        <w:t>When a fault occurs, SPM receive</w:t>
      </w:r>
      <w:r w:rsidRPr="00A821D0">
        <w:rPr>
          <w:rFonts w:eastAsiaTheme="minorEastAsia"/>
          <w:lang w:val="en-US" w:eastAsia="ja-JP"/>
        </w:rPr>
        <w:t>s</w:t>
      </w:r>
      <w:r w:rsidRPr="00A821D0">
        <w:rPr>
          <w:lang w:val="en-US" w:eastAsia="ja-JP"/>
        </w:rPr>
        <w:t xml:space="preserve"> </w:t>
      </w:r>
      <w:r w:rsidRPr="00A821D0">
        <w:rPr>
          <w:rFonts w:eastAsiaTheme="minorEastAsia"/>
          <w:lang w:val="en-US" w:eastAsia="ja-JP"/>
        </w:rPr>
        <w:t xml:space="preserve">a </w:t>
      </w:r>
      <w:r w:rsidRPr="00A821D0">
        <w:rPr>
          <w:lang w:val="en-US" w:eastAsia="ja-JP"/>
        </w:rPr>
        <w:t xml:space="preserve">trouble ticket from the </w:t>
      </w:r>
      <w:r w:rsidRPr="00A821D0">
        <w:rPr>
          <w:rFonts w:eastAsiaTheme="minorEastAsia"/>
          <w:lang w:val="en-US" w:eastAsia="ja-JP"/>
        </w:rPr>
        <w:t>Network Provider</w:t>
      </w:r>
      <w:r w:rsidR="00B41AA4">
        <w:rPr>
          <w:rFonts w:eastAsiaTheme="minorEastAsia"/>
          <w:lang w:val="en-US" w:eastAsia="ja-JP"/>
        </w:rPr>
        <w:t xml:space="preserve"> </w:t>
      </w:r>
      <w:r w:rsidRPr="00A821D0">
        <w:rPr>
          <w:rFonts w:eastAsiaTheme="minorEastAsia"/>
          <w:lang w:val="en-US" w:eastAsia="ja-JP"/>
        </w:rPr>
        <w:t>1</w:t>
      </w:r>
      <w:r w:rsidR="00B41AA4">
        <w:rPr>
          <w:rFonts w:eastAsiaTheme="minorEastAsia"/>
          <w:lang w:val="en-US" w:eastAsia="ja-JP"/>
        </w:rPr>
        <w:t xml:space="preserve"> </w:t>
      </w:r>
      <w:r w:rsidRPr="00A821D0">
        <w:rPr>
          <w:rFonts w:eastAsiaTheme="minorEastAsia"/>
          <w:lang w:val="en-US" w:eastAsia="ja-JP"/>
        </w:rPr>
        <w:t>(</w:t>
      </w:r>
      <w:r w:rsidRPr="00A821D0">
        <w:rPr>
          <w:lang w:val="en-US" w:eastAsia="ja-JP"/>
        </w:rPr>
        <w:t>NP1</w:t>
      </w:r>
      <w:r w:rsidRPr="00A821D0">
        <w:rPr>
          <w:rFonts w:eastAsiaTheme="minorEastAsia"/>
          <w:lang w:val="en-US" w:eastAsia="ja-JP"/>
        </w:rPr>
        <w:t>).</w:t>
      </w:r>
    </w:p>
    <w:p w:rsidR="003E0CEF" w:rsidRPr="00A821D0" w:rsidRDefault="003E0CEF" w:rsidP="003E0CEF">
      <w:pPr>
        <w:pStyle w:val="ListParagraph"/>
        <w:numPr>
          <w:ilvl w:val="0"/>
          <w:numId w:val="12"/>
        </w:numPr>
        <w:rPr>
          <w:lang w:val="en-US" w:eastAsia="ja-JP"/>
        </w:rPr>
      </w:pPr>
      <w:r w:rsidRPr="00A821D0">
        <w:rPr>
          <w:lang w:val="en-US" w:eastAsia="ja-JP"/>
        </w:rPr>
        <w:t>SPM create</w:t>
      </w:r>
      <w:r w:rsidRPr="00A821D0">
        <w:rPr>
          <w:rFonts w:eastAsiaTheme="minorEastAsia"/>
          <w:lang w:val="en-US" w:eastAsia="ja-JP"/>
        </w:rPr>
        <w:t>s</w:t>
      </w:r>
      <w:r w:rsidRPr="00A821D0">
        <w:rPr>
          <w:lang w:val="en-US" w:eastAsia="ja-JP"/>
        </w:rPr>
        <w:t xml:space="preserve"> </w:t>
      </w:r>
      <w:r w:rsidRPr="00A821D0">
        <w:rPr>
          <w:rFonts w:eastAsiaTheme="minorEastAsia"/>
          <w:lang w:val="en-US" w:eastAsia="ja-JP"/>
        </w:rPr>
        <w:t xml:space="preserve">a </w:t>
      </w:r>
      <w:r w:rsidRPr="00A821D0">
        <w:rPr>
          <w:lang w:val="en-US" w:eastAsia="ja-JP"/>
        </w:rPr>
        <w:t xml:space="preserve">Service Problem based on </w:t>
      </w:r>
      <w:r w:rsidRPr="00A821D0">
        <w:rPr>
          <w:rFonts w:eastAsiaTheme="minorEastAsia"/>
          <w:lang w:val="en-US" w:eastAsia="ja-JP"/>
        </w:rPr>
        <w:t>the Trouble Ticket.</w:t>
      </w:r>
    </w:p>
    <w:p w:rsidR="003E0CEF" w:rsidRPr="00A821D0" w:rsidRDefault="003E0CEF" w:rsidP="003E0CEF">
      <w:pPr>
        <w:pStyle w:val="ListParagraph"/>
        <w:numPr>
          <w:ilvl w:val="0"/>
          <w:numId w:val="12"/>
        </w:numPr>
        <w:rPr>
          <w:lang w:val="en-US" w:eastAsia="ja-JP"/>
        </w:rPr>
      </w:pPr>
      <w:r w:rsidRPr="00A821D0">
        <w:rPr>
          <w:lang w:val="en-US" w:eastAsia="ja-JP"/>
        </w:rPr>
        <w:t xml:space="preserve">SPM notifies the Service Problem </w:t>
      </w:r>
      <w:r w:rsidRPr="00A821D0">
        <w:rPr>
          <w:rFonts w:eastAsiaTheme="minorEastAsia"/>
          <w:lang w:val="en-US" w:eastAsia="ja-JP"/>
        </w:rPr>
        <w:t>creation</w:t>
      </w:r>
      <w:r w:rsidRPr="00A821D0">
        <w:rPr>
          <w:lang w:val="en-US" w:eastAsia="ja-JP"/>
        </w:rPr>
        <w:t xml:space="preserve"> notification to Middle B (SP1, SP3) to notify expected service impact, based on the configuration information collected in advance</w:t>
      </w:r>
      <w:r w:rsidRPr="00A821D0">
        <w:rPr>
          <w:rFonts w:eastAsiaTheme="minorEastAsia"/>
          <w:lang w:val="en-US" w:eastAsia="ja-JP"/>
        </w:rPr>
        <w:t>.</w:t>
      </w:r>
    </w:p>
    <w:p w:rsidR="003E0CEF" w:rsidRPr="00A821D0" w:rsidRDefault="003E0CEF" w:rsidP="003E0CEF">
      <w:pPr>
        <w:pStyle w:val="ListParagraph"/>
        <w:numPr>
          <w:ilvl w:val="0"/>
          <w:numId w:val="12"/>
        </w:numPr>
        <w:rPr>
          <w:lang w:val="en-US" w:eastAsia="ja-JP"/>
        </w:rPr>
      </w:pPr>
      <w:r w:rsidRPr="00A821D0">
        <w:rPr>
          <w:rFonts w:eastAsiaTheme="minorEastAsia"/>
          <w:lang w:val="en-US" w:eastAsia="ja-JP"/>
        </w:rPr>
        <w:t xml:space="preserve">When </w:t>
      </w:r>
      <w:r w:rsidRPr="00A821D0">
        <w:rPr>
          <w:lang w:val="en-US" w:eastAsia="ja-JP"/>
        </w:rPr>
        <w:t>SPM receives a notification that the trouble ticket has changed to "In Progress" state</w:t>
      </w:r>
      <w:r w:rsidRPr="00A821D0">
        <w:rPr>
          <w:rFonts w:eastAsiaTheme="minorEastAsia"/>
          <w:lang w:val="en-US" w:eastAsia="ja-JP"/>
        </w:rPr>
        <w:t>,</w:t>
      </w:r>
      <w:r w:rsidRPr="00A821D0">
        <w:rPr>
          <w:lang w:val="en-US" w:eastAsia="ja-JP"/>
        </w:rPr>
        <w:t xml:space="preserve"> </w:t>
      </w:r>
      <w:r w:rsidRPr="00A821D0">
        <w:rPr>
          <w:rFonts w:eastAsiaTheme="minorEastAsia"/>
          <w:lang w:val="en-US" w:eastAsia="ja-JP"/>
        </w:rPr>
        <w:t>u</w:t>
      </w:r>
      <w:r w:rsidRPr="00A821D0">
        <w:rPr>
          <w:lang w:val="en-US" w:eastAsia="ja-JP"/>
        </w:rPr>
        <w:t>pdate the status of the relevant Service Problem. Notify the Service Problem state change notification to</w:t>
      </w:r>
      <w:r w:rsidRPr="00A821D0">
        <w:rPr>
          <w:rFonts w:eastAsiaTheme="minorEastAsia"/>
          <w:lang w:val="en-US" w:eastAsia="ja-JP"/>
        </w:rPr>
        <w:t xml:space="preserve"> Middle B</w:t>
      </w:r>
      <w:r w:rsidR="00B41AA4">
        <w:rPr>
          <w:rFonts w:eastAsiaTheme="minorEastAsia"/>
          <w:lang w:val="en-US" w:eastAsia="ja-JP"/>
        </w:rPr>
        <w:t xml:space="preserve"> </w:t>
      </w:r>
      <w:r w:rsidRPr="00A821D0">
        <w:rPr>
          <w:rFonts w:eastAsiaTheme="minorEastAsia"/>
          <w:lang w:val="en-US" w:eastAsia="ja-JP"/>
        </w:rPr>
        <w:t>(SP1, SP3).</w:t>
      </w:r>
      <w:r w:rsidRPr="00A821D0">
        <w:rPr>
          <w:lang w:val="en-US" w:eastAsia="ja-JP"/>
        </w:rPr>
        <w:t xml:space="preserve"> </w:t>
      </w:r>
    </w:p>
    <w:p w:rsidR="003E0CEF" w:rsidRPr="0070562F" w:rsidRDefault="003E0CEF" w:rsidP="003E0CEF">
      <w:pPr>
        <w:rPr>
          <w:lang w:eastAsia="ja-JP"/>
        </w:rPr>
      </w:pPr>
      <w:r w:rsidRPr="00A821D0">
        <w:rPr>
          <w:noProof/>
          <w:lang w:val="en-IE" w:eastAsia="en-IE"/>
        </w:rPr>
        <w:drawing>
          <wp:inline distT="0" distB="0" distL="0" distR="0" wp14:anchorId="4F1635D8" wp14:editId="109C2946">
            <wp:extent cx="657225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2250" cy="3200400"/>
                    </a:xfrm>
                    <a:prstGeom prst="rect">
                      <a:avLst/>
                    </a:prstGeom>
                    <a:noFill/>
                    <a:ln>
                      <a:noFill/>
                    </a:ln>
                  </pic:spPr>
                </pic:pic>
              </a:graphicData>
            </a:graphic>
          </wp:inline>
        </w:drawing>
      </w:r>
    </w:p>
    <w:p w:rsidR="003E0CEF" w:rsidRPr="00A821D0" w:rsidRDefault="003E0CEF" w:rsidP="003E0CEF">
      <w:pPr>
        <w:pStyle w:val="Heading2"/>
        <w:rPr>
          <w:lang w:val="en-US"/>
        </w:rPr>
      </w:pPr>
      <w:bookmarkStart w:id="7" w:name="_Toc2189853"/>
      <w:r w:rsidRPr="00A821D0">
        <w:rPr>
          <w:lang w:val="en-US"/>
        </w:rPr>
        <w:t>Use case 2</w:t>
      </w:r>
      <w:bookmarkEnd w:id="7"/>
    </w:p>
    <w:p w:rsidR="003E0CEF" w:rsidRPr="00A821D0" w:rsidRDefault="003E0CEF" w:rsidP="003E0CEF">
      <w:pPr>
        <w:rPr>
          <w:lang w:eastAsia="ja-JP"/>
        </w:rPr>
      </w:pPr>
      <w:r w:rsidRPr="0070562F">
        <w:t xml:space="preserve">To analyze the past problems, Middle B collects the problem information in the past </w:t>
      </w:r>
      <w:r w:rsidRPr="00A821D0">
        <w:rPr>
          <w:lang w:eastAsia="ja-JP"/>
        </w:rPr>
        <w:t xml:space="preserve">one </w:t>
      </w:r>
      <w:r w:rsidRPr="00A821D0">
        <w:t>year.</w:t>
      </w:r>
    </w:p>
    <w:p w:rsidR="003E0CEF" w:rsidRPr="00A821D0" w:rsidRDefault="003E0CEF" w:rsidP="003E0CEF">
      <w:pPr>
        <w:pStyle w:val="Heading2"/>
        <w:rPr>
          <w:lang w:val="en-US"/>
        </w:rPr>
      </w:pPr>
      <w:bookmarkStart w:id="8" w:name="_Toc2189854"/>
      <w:r w:rsidRPr="00A821D0">
        <w:rPr>
          <w:lang w:val="en-US"/>
        </w:rPr>
        <w:t>Use case 3</w:t>
      </w:r>
      <w:bookmarkEnd w:id="8"/>
    </w:p>
    <w:p w:rsidR="003E0CEF" w:rsidRPr="00A821D0" w:rsidRDefault="003E0CEF" w:rsidP="003E0CEF">
      <w:pPr>
        <w:ind w:left="60"/>
        <w:rPr>
          <w:lang w:eastAsia="ja-JP"/>
        </w:rPr>
      </w:pPr>
      <w:r w:rsidRPr="0070562F">
        <w:rPr>
          <w:lang w:eastAsia="ja-JP"/>
        </w:rPr>
        <w:t xml:space="preserve">Service providers can declare a new service </w:t>
      </w:r>
      <w:r w:rsidRPr="00A821D0">
        <w:rPr>
          <w:lang w:eastAsia="ja-JP"/>
        </w:rPr>
        <w:t>problem based on trouble declarations from their end-users. In addition, the SPM administrator can associate the service problem, based on the Middle B declaration, with another problem based on a First B event such as a Trouble Ticket. The specific use case is following:</w:t>
      </w:r>
    </w:p>
    <w:p w:rsidR="003E0CEF" w:rsidRPr="00A821D0" w:rsidRDefault="003E0CEF" w:rsidP="003E0CEF">
      <w:pPr>
        <w:pStyle w:val="ListParagraph"/>
        <w:numPr>
          <w:ilvl w:val="0"/>
          <w:numId w:val="13"/>
        </w:numPr>
        <w:rPr>
          <w:lang w:val="en-US" w:eastAsia="ja-JP"/>
        </w:rPr>
      </w:pPr>
      <w:r w:rsidRPr="00A821D0">
        <w:rPr>
          <w:lang w:val="en-US" w:eastAsia="ja-JP"/>
        </w:rPr>
        <w:t xml:space="preserve">Based on the report from the user that there is a problem in the Internet access, Middle B (SP1) gets </w:t>
      </w:r>
      <w:r w:rsidRPr="00A821D0">
        <w:rPr>
          <w:rFonts w:eastAsiaTheme="minorEastAsia"/>
          <w:lang w:val="en-US" w:eastAsia="ja-JP"/>
        </w:rPr>
        <w:t>the current service problem.</w:t>
      </w:r>
    </w:p>
    <w:p w:rsidR="003E0CEF" w:rsidRPr="00A821D0" w:rsidRDefault="003E0CEF" w:rsidP="003E0CEF">
      <w:pPr>
        <w:pStyle w:val="ListParagraph"/>
        <w:numPr>
          <w:ilvl w:val="0"/>
          <w:numId w:val="13"/>
        </w:numPr>
        <w:rPr>
          <w:lang w:val="en-US" w:eastAsia="ja-JP"/>
        </w:rPr>
      </w:pPr>
      <w:r w:rsidRPr="00A821D0">
        <w:rPr>
          <w:lang w:val="en-US" w:eastAsia="ja-JP"/>
        </w:rPr>
        <w:t>After SPM collects the current Service Problems, returns that there are no problems related to the service of the Middle B (SP1)</w:t>
      </w:r>
      <w:r w:rsidRPr="00A821D0">
        <w:rPr>
          <w:rFonts w:eastAsiaTheme="minorEastAsia"/>
          <w:lang w:val="en-US" w:eastAsia="ja-JP"/>
        </w:rPr>
        <w:t>.</w:t>
      </w:r>
    </w:p>
    <w:p w:rsidR="003E0CEF" w:rsidRPr="00A821D0" w:rsidRDefault="003E0CEF" w:rsidP="003E0CEF">
      <w:pPr>
        <w:pStyle w:val="ListParagraph"/>
        <w:numPr>
          <w:ilvl w:val="0"/>
          <w:numId w:val="13"/>
        </w:numPr>
        <w:rPr>
          <w:lang w:val="en-US" w:eastAsia="ja-JP"/>
        </w:rPr>
      </w:pPr>
      <w:r w:rsidRPr="00A821D0">
        <w:rPr>
          <w:lang w:val="en-US" w:eastAsia="ja-JP"/>
        </w:rPr>
        <w:t>In order to request the analysis of this event, Middle B declare</w:t>
      </w:r>
      <w:r w:rsidRPr="00A821D0">
        <w:rPr>
          <w:rFonts w:eastAsiaTheme="minorEastAsia"/>
          <w:lang w:val="en-US" w:eastAsia="ja-JP"/>
        </w:rPr>
        <w:t>s</w:t>
      </w:r>
      <w:r w:rsidRPr="00A821D0">
        <w:rPr>
          <w:lang w:val="en-US" w:eastAsia="ja-JP"/>
        </w:rPr>
        <w:t xml:space="preserve"> </w:t>
      </w:r>
      <w:r w:rsidRPr="00A821D0">
        <w:rPr>
          <w:rFonts w:eastAsiaTheme="minorEastAsia"/>
          <w:lang w:val="en-US" w:eastAsia="ja-JP"/>
        </w:rPr>
        <w:t>a new</w:t>
      </w:r>
      <w:r w:rsidRPr="00A821D0">
        <w:rPr>
          <w:lang w:val="en-US" w:eastAsia="ja-JP"/>
        </w:rPr>
        <w:t xml:space="preserve"> service problem.</w:t>
      </w:r>
    </w:p>
    <w:p w:rsidR="003E0CEF" w:rsidRPr="00A821D0" w:rsidRDefault="003E0CEF" w:rsidP="003E0CEF">
      <w:pPr>
        <w:pStyle w:val="ListParagraph"/>
        <w:numPr>
          <w:ilvl w:val="0"/>
          <w:numId w:val="13"/>
        </w:numPr>
        <w:rPr>
          <w:lang w:val="en-US" w:eastAsia="ja-JP"/>
        </w:rPr>
      </w:pPr>
      <w:r w:rsidRPr="00A821D0">
        <w:rPr>
          <w:lang w:val="en-US" w:eastAsia="ja-JP"/>
        </w:rPr>
        <w:t>Since the SPM administrator found</w:t>
      </w:r>
      <w:r w:rsidRPr="00A821D0">
        <w:rPr>
          <w:rFonts w:eastAsiaTheme="minorEastAsia"/>
          <w:lang w:val="en-US" w:eastAsia="ja-JP"/>
        </w:rPr>
        <w:t xml:space="preserve"> that</w:t>
      </w:r>
      <w:r w:rsidRPr="00A821D0">
        <w:rPr>
          <w:lang w:val="en-US" w:eastAsia="ja-JP"/>
        </w:rPr>
        <w:t xml:space="preserve"> necessary detailed information</w:t>
      </w:r>
      <w:r w:rsidRPr="00A821D0">
        <w:rPr>
          <w:rFonts w:eastAsiaTheme="minorEastAsia"/>
          <w:lang w:val="en-US" w:eastAsia="ja-JP"/>
        </w:rPr>
        <w:t xml:space="preserve"> was insufficient</w:t>
      </w:r>
      <w:r w:rsidRPr="00A821D0">
        <w:rPr>
          <w:lang w:val="en-US" w:eastAsia="ja-JP"/>
        </w:rPr>
        <w:t>, SPM administrator requests additional information about the behavior of the Middle B side.</w:t>
      </w:r>
    </w:p>
    <w:p w:rsidR="003E0CEF" w:rsidRPr="00A821D0" w:rsidRDefault="003E0CEF" w:rsidP="003E0CEF">
      <w:pPr>
        <w:pStyle w:val="ListParagraph"/>
        <w:numPr>
          <w:ilvl w:val="0"/>
          <w:numId w:val="13"/>
        </w:numPr>
        <w:rPr>
          <w:lang w:val="en-US" w:eastAsia="ja-JP"/>
        </w:rPr>
      </w:pPr>
      <w:r w:rsidRPr="00A821D0">
        <w:rPr>
          <w:lang w:val="en-US" w:eastAsia="ja-JP"/>
        </w:rPr>
        <w:t>SP1 collects the specified additional information and registers it.</w:t>
      </w:r>
    </w:p>
    <w:p w:rsidR="003E0CEF" w:rsidRPr="00A821D0" w:rsidRDefault="003E0CEF" w:rsidP="003E0CEF">
      <w:pPr>
        <w:pStyle w:val="ListParagraph"/>
        <w:numPr>
          <w:ilvl w:val="0"/>
          <w:numId w:val="13"/>
        </w:numPr>
        <w:rPr>
          <w:lang w:val="en-US" w:eastAsia="ja-JP"/>
        </w:rPr>
      </w:pPr>
      <w:r w:rsidRPr="00A821D0">
        <w:rPr>
          <w:lang w:val="en-US" w:eastAsia="ja-JP"/>
        </w:rPr>
        <w:t>SPM administrator checks the additional information, and accepts the Service Problem</w:t>
      </w:r>
      <w:r w:rsidR="00B41AA4">
        <w:rPr>
          <w:lang w:val="en-US" w:eastAsia="ja-JP"/>
        </w:rPr>
        <w:t xml:space="preserve"> </w:t>
      </w:r>
      <w:r w:rsidRPr="00A821D0">
        <w:rPr>
          <w:lang w:val="en-US" w:eastAsia="ja-JP"/>
        </w:rPr>
        <w:t>(Problem 1)</w:t>
      </w:r>
      <w:r w:rsidRPr="00A821D0">
        <w:rPr>
          <w:rFonts w:eastAsiaTheme="minorEastAsia"/>
          <w:lang w:val="en-US" w:eastAsia="ja-JP"/>
        </w:rPr>
        <w:t>.</w:t>
      </w:r>
    </w:p>
    <w:p w:rsidR="003E0CEF" w:rsidRPr="00A821D0" w:rsidRDefault="003E0CEF" w:rsidP="003E0CEF">
      <w:pPr>
        <w:pStyle w:val="ListParagraph"/>
        <w:numPr>
          <w:ilvl w:val="0"/>
          <w:numId w:val="13"/>
        </w:numPr>
        <w:rPr>
          <w:lang w:val="en-US" w:eastAsia="ja-JP"/>
        </w:rPr>
      </w:pPr>
      <w:r w:rsidRPr="00A821D0">
        <w:rPr>
          <w:rFonts w:eastAsiaTheme="minorEastAsia"/>
          <w:lang w:val="en-US" w:eastAsia="ja-JP"/>
        </w:rPr>
        <w:t>First B(</w:t>
      </w:r>
      <w:r w:rsidRPr="00A821D0">
        <w:rPr>
          <w:lang w:val="en-US" w:eastAsia="ja-JP"/>
        </w:rPr>
        <w:t>N</w:t>
      </w:r>
      <w:r w:rsidRPr="00A821D0">
        <w:rPr>
          <w:rFonts w:eastAsiaTheme="minorEastAsia"/>
          <w:lang w:val="en-US" w:eastAsia="ja-JP"/>
        </w:rPr>
        <w:t>P</w:t>
      </w:r>
      <w:r w:rsidRPr="00A821D0">
        <w:rPr>
          <w:lang w:val="en-US" w:eastAsia="ja-JP"/>
        </w:rPr>
        <w:t>1</w:t>
      </w:r>
      <w:r w:rsidRPr="00A821D0">
        <w:rPr>
          <w:rFonts w:eastAsiaTheme="minorEastAsia"/>
          <w:lang w:val="en-US" w:eastAsia="ja-JP"/>
        </w:rPr>
        <w:t>)</w:t>
      </w:r>
      <w:r w:rsidRPr="00A821D0">
        <w:rPr>
          <w:lang w:val="en-US" w:eastAsia="ja-JP"/>
        </w:rPr>
        <w:t xml:space="preserve"> registers a detected problem event to the trouble ticket, and notice a new trouble ticket generation to SPM.</w:t>
      </w:r>
      <w:r w:rsidRPr="00A821D0">
        <w:rPr>
          <w:lang w:val="en-US"/>
        </w:rPr>
        <w:t xml:space="preserve"> </w:t>
      </w:r>
      <w:r w:rsidRPr="00A821D0">
        <w:rPr>
          <w:lang w:val="en-US" w:eastAsia="ja-JP"/>
        </w:rPr>
        <w:t xml:space="preserve">The SPM </w:t>
      </w:r>
      <w:r w:rsidRPr="00A821D0">
        <w:rPr>
          <w:rFonts w:eastAsiaTheme="minorEastAsia"/>
          <w:lang w:val="en-US" w:eastAsia="ja-JP"/>
        </w:rPr>
        <w:t>create</w:t>
      </w:r>
      <w:r w:rsidRPr="00A821D0">
        <w:rPr>
          <w:lang w:val="en-US" w:eastAsia="ja-JP"/>
        </w:rPr>
        <w:t>s a Service Problem (Problem 2) based on the trouble ticket</w:t>
      </w:r>
      <w:r w:rsidRPr="00A821D0">
        <w:rPr>
          <w:rFonts w:eastAsiaTheme="minorEastAsia"/>
          <w:lang w:val="en-US" w:eastAsia="ja-JP"/>
        </w:rPr>
        <w:t>.</w:t>
      </w:r>
    </w:p>
    <w:p w:rsidR="003E0CEF" w:rsidRPr="00A821D0" w:rsidRDefault="003E0CEF" w:rsidP="003E0CEF">
      <w:pPr>
        <w:pStyle w:val="ListParagraph"/>
        <w:numPr>
          <w:ilvl w:val="0"/>
          <w:numId w:val="13"/>
        </w:numPr>
        <w:rPr>
          <w:lang w:val="en-US" w:eastAsia="ja-JP"/>
        </w:rPr>
      </w:pPr>
      <w:r w:rsidRPr="00A821D0">
        <w:rPr>
          <w:rFonts w:eastAsiaTheme="minorEastAsia"/>
          <w:lang w:val="en-US" w:eastAsia="ja-JP"/>
        </w:rPr>
        <w:t>S</w:t>
      </w:r>
      <w:r w:rsidRPr="00A821D0">
        <w:rPr>
          <w:lang w:val="en-US" w:eastAsia="ja-JP"/>
        </w:rPr>
        <w:t>ince the two problems affects the same location, SPM administrator determines that the declared problem (Problem 1) and the new problem based on the new trouble ticket (Problem 2) is associated.</w:t>
      </w:r>
      <w:r w:rsidRPr="00A821D0">
        <w:rPr>
          <w:rFonts w:eastAsiaTheme="minorEastAsia"/>
          <w:lang w:val="en-US" w:eastAsia="ja-JP"/>
        </w:rPr>
        <w:t xml:space="preserve"> SPM administrator associates Problem 1 with 2. </w:t>
      </w:r>
      <w:r w:rsidRPr="00A821D0">
        <w:rPr>
          <w:lang w:val="en-US"/>
        </w:rPr>
        <w:t xml:space="preserve"> </w:t>
      </w:r>
      <w:r w:rsidRPr="00A821D0">
        <w:rPr>
          <w:rFonts w:eastAsiaTheme="minorEastAsia"/>
          <w:lang w:val="en-US" w:eastAsia="ja-JP"/>
        </w:rPr>
        <w:t>In this case, Problem 1 will have Problem2 as the association “underlyingProblem”. Note that Problem 1 can have an “parentProblem” as another association if he would like to group those problems.</w:t>
      </w:r>
    </w:p>
    <w:p w:rsidR="003E0CEF" w:rsidRPr="00A821D0" w:rsidRDefault="003E0CEF" w:rsidP="003E0CEF">
      <w:pPr>
        <w:pStyle w:val="ListParagraph"/>
        <w:numPr>
          <w:ilvl w:val="0"/>
          <w:numId w:val="13"/>
        </w:numPr>
        <w:rPr>
          <w:lang w:val="en-US" w:eastAsia="ja-JP"/>
        </w:rPr>
      </w:pPr>
      <w:r w:rsidRPr="00A821D0">
        <w:rPr>
          <w:rFonts w:eastAsiaTheme="minorEastAsia"/>
          <w:lang w:val="en-US" w:eastAsia="ja-JP"/>
        </w:rPr>
        <w:t>Since the Problem 1 was changed to add a “underlyingProblem”, Service Problem Change Notification is sent to SP1.</w:t>
      </w:r>
    </w:p>
    <w:p w:rsidR="003E0CEF" w:rsidRPr="0070562F" w:rsidRDefault="003E0CEF" w:rsidP="003E0CEF">
      <w:pPr>
        <w:rPr>
          <w:lang w:eastAsia="ja-JP"/>
        </w:rPr>
      </w:pPr>
      <w:r w:rsidRPr="00A821D0">
        <w:rPr>
          <w:noProof/>
          <w:lang w:val="en-IE" w:eastAsia="en-IE"/>
        </w:rPr>
        <w:drawing>
          <wp:inline distT="0" distB="0" distL="0" distR="0" wp14:anchorId="221C8BAB" wp14:editId="7FC4F39C">
            <wp:extent cx="4791075" cy="2828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1075" cy="2828925"/>
                    </a:xfrm>
                    <a:prstGeom prst="rect">
                      <a:avLst/>
                    </a:prstGeom>
                    <a:noFill/>
                    <a:ln>
                      <a:noFill/>
                    </a:ln>
                  </pic:spPr>
                </pic:pic>
              </a:graphicData>
            </a:graphic>
          </wp:inline>
        </w:drawing>
      </w:r>
    </w:p>
    <w:p w:rsidR="003E0CEF" w:rsidRPr="00A821D0" w:rsidRDefault="003E0CEF" w:rsidP="003E0CEF">
      <w:pPr>
        <w:pStyle w:val="Heading2"/>
        <w:rPr>
          <w:lang w:val="en-US"/>
        </w:rPr>
      </w:pPr>
      <w:bookmarkStart w:id="9" w:name="_Toc2189855"/>
      <w:r w:rsidRPr="00A821D0">
        <w:rPr>
          <w:lang w:val="en-US"/>
        </w:rPr>
        <w:t>Use case 4</w:t>
      </w:r>
      <w:bookmarkEnd w:id="9"/>
    </w:p>
    <w:p w:rsidR="003E0CEF" w:rsidRPr="00A821D0" w:rsidRDefault="003E0CEF" w:rsidP="003E0CEF">
      <w:pPr>
        <w:ind w:left="60"/>
        <w:rPr>
          <w:lang w:eastAsia="ja-JP"/>
        </w:rPr>
      </w:pPr>
      <w:r w:rsidRPr="0070562F">
        <w:rPr>
          <w:lang w:eastAsia="ja-JP"/>
        </w:rPr>
        <w:t>The SPM administ</w:t>
      </w:r>
      <w:r w:rsidRPr="00A821D0">
        <w:rPr>
          <w:lang w:eastAsia="ja-JP"/>
        </w:rPr>
        <w:t>rator can associate and group multiple service problems so that service providers can easily recognize what the real problem is. The specific use case is following:</w:t>
      </w:r>
    </w:p>
    <w:p w:rsidR="003E0CEF" w:rsidRPr="00A821D0" w:rsidRDefault="003E0CEF" w:rsidP="003E0CEF">
      <w:pPr>
        <w:pStyle w:val="ListParagraph"/>
        <w:numPr>
          <w:ilvl w:val="0"/>
          <w:numId w:val="14"/>
        </w:numPr>
        <w:rPr>
          <w:lang w:val="en-US" w:eastAsia="ja-JP"/>
        </w:rPr>
      </w:pPr>
      <w:r w:rsidRPr="00A821D0">
        <w:rPr>
          <w:rFonts w:eastAsiaTheme="minorEastAsia"/>
          <w:lang w:val="en-US" w:eastAsia="ja-JP"/>
        </w:rPr>
        <w:t>SPM receives an alarm from NP1, and creates a Service Problem based on it (Problem 1).</w:t>
      </w:r>
    </w:p>
    <w:p w:rsidR="003E0CEF" w:rsidRPr="00A821D0" w:rsidRDefault="003E0CEF" w:rsidP="003E0CEF">
      <w:pPr>
        <w:pStyle w:val="ListParagraph"/>
        <w:numPr>
          <w:ilvl w:val="0"/>
          <w:numId w:val="14"/>
        </w:numPr>
        <w:rPr>
          <w:lang w:val="en-US" w:eastAsia="ja-JP"/>
        </w:rPr>
      </w:pPr>
      <w:r w:rsidRPr="00A821D0">
        <w:rPr>
          <w:rFonts w:eastAsiaTheme="minorEastAsia"/>
          <w:lang w:val="en-US" w:eastAsia="ja-JP"/>
        </w:rPr>
        <w:t>SPM recieves an SLA violation from NP2 and creates a Service Problem based on it (Problem 2).</w:t>
      </w:r>
    </w:p>
    <w:p w:rsidR="003E0CEF" w:rsidRPr="00A821D0" w:rsidRDefault="003E0CEF" w:rsidP="003E0CEF">
      <w:pPr>
        <w:pStyle w:val="ListParagraph"/>
        <w:numPr>
          <w:ilvl w:val="0"/>
          <w:numId w:val="14"/>
        </w:numPr>
        <w:rPr>
          <w:lang w:val="en-US" w:eastAsia="ja-JP"/>
        </w:rPr>
      </w:pPr>
      <w:r w:rsidRPr="00A821D0">
        <w:rPr>
          <w:rFonts w:eastAsiaTheme="minorEastAsia"/>
          <w:lang w:val="en-US" w:eastAsia="ja-JP"/>
        </w:rPr>
        <w:t>By analyzing problems, SPM administrator determines that Problem 1 and 2 are the same problem. SPM administrator creates a new Service Problem (Problem 3) in order to group and associate Problem 1, 2 and 3. In this case, Problem 3 is a parent and Problem 1 and 2 are children.</w:t>
      </w:r>
    </w:p>
    <w:p w:rsidR="003E0CEF" w:rsidRPr="0070562F" w:rsidRDefault="003E0CEF" w:rsidP="003E0CEF">
      <w:pPr>
        <w:rPr>
          <w:lang w:eastAsia="ja-JP"/>
        </w:rPr>
      </w:pPr>
      <w:r w:rsidRPr="00A821D0">
        <w:rPr>
          <w:noProof/>
          <w:lang w:val="en-IE" w:eastAsia="en-IE"/>
        </w:rPr>
        <w:drawing>
          <wp:inline distT="0" distB="0" distL="0" distR="0" wp14:anchorId="3C26DDB0" wp14:editId="18436180">
            <wp:extent cx="6572250" cy="184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2250" cy="1847850"/>
                    </a:xfrm>
                    <a:prstGeom prst="rect">
                      <a:avLst/>
                    </a:prstGeom>
                    <a:noFill/>
                    <a:ln>
                      <a:noFill/>
                    </a:ln>
                  </pic:spPr>
                </pic:pic>
              </a:graphicData>
            </a:graphic>
          </wp:inline>
        </w:drawing>
      </w:r>
    </w:p>
    <w:p w:rsidR="003E0CEF" w:rsidRPr="00A821D0" w:rsidRDefault="003E0CEF" w:rsidP="003E0CEF">
      <w:pPr>
        <w:pStyle w:val="Heading2"/>
        <w:rPr>
          <w:lang w:val="en-US"/>
        </w:rPr>
      </w:pPr>
      <w:bookmarkStart w:id="10" w:name="_Toc2189856"/>
      <w:bookmarkStart w:id="11" w:name="_Toc510588409"/>
      <w:bookmarkStart w:id="12" w:name="_Toc512352892"/>
      <w:bookmarkStart w:id="13" w:name="_Toc512352949"/>
      <w:r w:rsidRPr="00A821D0">
        <w:rPr>
          <w:lang w:val="en-US"/>
        </w:rPr>
        <w:t>Service Problem Lifecycle</w:t>
      </w:r>
      <w:bookmarkEnd w:id="10"/>
    </w:p>
    <w:p w:rsidR="003E0CEF" w:rsidRPr="00A821D0" w:rsidRDefault="003E0CEF" w:rsidP="003E0CEF">
      <w:pPr>
        <w:rPr>
          <w:rFonts w:ascii="Helvetica" w:hAnsi="Helvetica" w:cs="Helvetica"/>
          <w:sz w:val="24"/>
          <w:u w:val="single"/>
          <w:lang w:eastAsia="ja-JP"/>
        </w:rPr>
      </w:pPr>
      <w:r w:rsidRPr="0070562F">
        <w:rPr>
          <w:rFonts w:ascii="Helvetica" w:hAnsi="Helvetica" w:cs="Helvetica"/>
          <w:sz w:val="24"/>
          <w:u w:val="single"/>
          <w:lang w:eastAsia="it-IT"/>
        </w:rPr>
        <w:t>ServiceProblem states</w:t>
      </w:r>
      <w:r w:rsidRPr="00A821D0">
        <w:rPr>
          <w:rFonts w:ascii="Helvetica" w:hAnsi="Helvetica" w:cs="Helvetica"/>
          <w:sz w:val="24"/>
          <w:u w:val="single"/>
          <w:lang w:eastAsia="ja-JP"/>
        </w:rPr>
        <w:t>:</w:t>
      </w:r>
    </w:p>
    <w:p w:rsidR="003E0CEF" w:rsidRPr="00A821D0" w:rsidRDefault="003E0CEF" w:rsidP="003E0CEF">
      <w:pPr>
        <w:rPr>
          <w:rFonts w:ascii="Helvetica" w:hAnsi="Helvetica" w:cs="Helvetica"/>
          <w:sz w:val="24"/>
          <w:lang w:eastAsia="ja-JP"/>
        </w:rPr>
      </w:pPr>
      <w:r w:rsidRPr="00A821D0">
        <w:rPr>
          <w:rFonts w:ascii="Helvetica" w:hAnsi="Helvetica" w:cs="Helvetica"/>
          <w:sz w:val="24"/>
          <w:lang w:eastAsia="ja-JP"/>
        </w:rPr>
        <w:t>Following the available status values for a service problem are listed. The status value is in accordance with Trouble Ticket API. The state graphic gives an overview of the allowed status changes</w:t>
      </w:r>
    </w:p>
    <w:p w:rsidR="003E0CEF" w:rsidRPr="00A821D0" w:rsidRDefault="003E0CEF" w:rsidP="003E0CEF">
      <w:pPr>
        <w:pStyle w:val="ListParagraph"/>
        <w:numPr>
          <w:ilvl w:val="0"/>
          <w:numId w:val="15"/>
        </w:numPr>
        <w:rPr>
          <w:rFonts w:ascii="Helvetica" w:hAnsi="Helvetica" w:cs="Helvetica"/>
          <w:sz w:val="24"/>
          <w:lang w:val="en-US" w:eastAsia="ja-JP"/>
        </w:rPr>
      </w:pPr>
      <w:r w:rsidRPr="00A821D0">
        <w:rPr>
          <w:rFonts w:ascii="Helvetica" w:eastAsiaTheme="minorEastAsia" w:hAnsi="Helvetica" w:cs="Helvetica"/>
          <w:sz w:val="24"/>
          <w:lang w:val="en-US" w:eastAsia="ja-JP"/>
        </w:rPr>
        <w:t>Submitted</w:t>
      </w:r>
    </w:p>
    <w:p w:rsidR="003E0CEF" w:rsidRPr="00A821D0" w:rsidRDefault="003E0CEF" w:rsidP="003E0CEF">
      <w:pPr>
        <w:pStyle w:val="ListParagraph"/>
        <w:numPr>
          <w:ilvl w:val="0"/>
          <w:numId w:val="15"/>
        </w:numPr>
        <w:rPr>
          <w:rFonts w:ascii="Helvetica" w:hAnsi="Helvetica" w:cs="Helvetica"/>
          <w:sz w:val="24"/>
          <w:lang w:val="en-US" w:eastAsia="ja-JP"/>
        </w:rPr>
      </w:pPr>
      <w:r w:rsidRPr="00A821D0">
        <w:rPr>
          <w:rFonts w:ascii="Helvetica" w:eastAsiaTheme="minorEastAsia" w:hAnsi="Helvetica" w:cs="Helvetica"/>
          <w:sz w:val="24"/>
          <w:lang w:val="en-US" w:eastAsia="ja-JP"/>
        </w:rPr>
        <w:t>Rejected</w:t>
      </w:r>
    </w:p>
    <w:p w:rsidR="003E0CEF" w:rsidRPr="00A821D0" w:rsidRDefault="003E0CEF" w:rsidP="003E0CEF">
      <w:pPr>
        <w:pStyle w:val="ListParagraph"/>
        <w:numPr>
          <w:ilvl w:val="0"/>
          <w:numId w:val="15"/>
        </w:numPr>
        <w:rPr>
          <w:rFonts w:ascii="Helvetica" w:hAnsi="Helvetica" w:cs="Helvetica"/>
          <w:sz w:val="24"/>
          <w:lang w:val="en-US" w:eastAsia="ja-JP"/>
        </w:rPr>
      </w:pPr>
      <w:r w:rsidRPr="00A821D0">
        <w:rPr>
          <w:rFonts w:ascii="Helvetica" w:eastAsiaTheme="minorEastAsia" w:hAnsi="Helvetica" w:cs="Helvetica"/>
          <w:sz w:val="24"/>
          <w:lang w:val="en-US" w:eastAsia="ja-JP"/>
        </w:rPr>
        <w:t>Acknowledged</w:t>
      </w:r>
    </w:p>
    <w:p w:rsidR="003E0CEF" w:rsidRPr="00A821D0" w:rsidRDefault="003E0CEF" w:rsidP="003E0CEF">
      <w:pPr>
        <w:pStyle w:val="ListParagraph"/>
        <w:numPr>
          <w:ilvl w:val="0"/>
          <w:numId w:val="15"/>
        </w:numPr>
        <w:rPr>
          <w:rFonts w:ascii="Helvetica" w:hAnsi="Helvetica" w:cs="Helvetica"/>
          <w:sz w:val="24"/>
          <w:lang w:val="en-US" w:eastAsia="ja-JP"/>
        </w:rPr>
      </w:pPr>
      <w:r w:rsidRPr="00A821D0">
        <w:rPr>
          <w:rFonts w:ascii="Helvetica" w:eastAsiaTheme="minorEastAsia" w:hAnsi="Helvetica" w:cs="Helvetica"/>
          <w:sz w:val="24"/>
          <w:lang w:val="en-US" w:eastAsia="ja-JP"/>
        </w:rPr>
        <w:t>In Progress</w:t>
      </w:r>
    </w:p>
    <w:p w:rsidR="003E0CEF" w:rsidRPr="00A821D0" w:rsidRDefault="003E0CEF" w:rsidP="003E0CEF">
      <w:pPr>
        <w:pStyle w:val="ListParagraph"/>
        <w:numPr>
          <w:ilvl w:val="1"/>
          <w:numId w:val="15"/>
        </w:numPr>
        <w:rPr>
          <w:rFonts w:ascii="Helvetica" w:hAnsi="Helvetica" w:cs="Helvetica"/>
          <w:sz w:val="24"/>
          <w:lang w:val="en-US" w:eastAsia="ja-JP"/>
        </w:rPr>
      </w:pPr>
      <w:r w:rsidRPr="00A821D0">
        <w:rPr>
          <w:rFonts w:ascii="Helvetica" w:eastAsiaTheme="minorEastAsia" w:hAnsi="Helvetica" w:cs="Helvetica"/>
          <w:sz w:val="24"/>
          <w:lang w:val="en-US" w:eastAsia="ja-JP"/>
        </w:rPr>
        <w:t>Held</w:t>
      </w:r>
    </w:p>
    <w:p w:rsidR="003E0CEF" w:rsidRPr="00A821D0" w:rsidRDefault="003E0CEF" w:rsidP="003E0CEF">
      <w:pPr>
        <w:pStyle w:val="ListParagraph"/>
        <w:numPr>
          <w:ilvl w:val="1"/>
          <w:numId w:val="15"/>
        </w:numPr>
        <w:rPr>
          <w:rFonts w:ascii="Helvetica" w:hAnsi="Helvetica" w:cs="Helvetica"/>
          <w:sz w:val="24"/>
          <w:lang w:val="en-US" w:eastAsia="ja-JP"/>
        </w:rPr>
      </w:pPr>
      <w:r w:rsidRPr="00A821D0">
        <w:rPr>
          <w:rFonts w:ascii="Helvetica" w:eastAsiaTheme="minorEastAsia" w:hAnsi="Helvetica" w:cs="Helvetica"/>
          <w:sz w:val="24"/>
          <w:lang w:val="en-US" w:eastAsia="ja-JP"/>
        </w:rPr>
        <w:t>Pending</w:t>
      </w:r>
    </w:p>
    <w:p w:rsidR="003E0CEF" w:rsidRPr="00A821D0" w:rsidRDefault="003E0CEF" w:rsidP="003E0CEF">
      <w:pPr>
        <w:pStyle w:val="ListParagraph"/>
        <w:numPr>
          <w:ilvl w:val="0"/>
          <w:numId w:val="15"/>
        </w:numPr>
        <w:rPr>
          <w:rFonts w:ascii="Helvetica" w:hAnsi="Helvetica" w:cs="Helvetica"/>
          <w:sz w:val="24"/>
          <w:lang w:val="en-US" w:eastAsia="ja-JP"/>
        </w:rPr>
      </w:pPr>
      <w:r w:rsidRPr="00A821D0">
        <w:rPr>
          <w:rFonts w:ascii="Helvetica" w:eastAsiaTheme="minorEastAsia" w:hAnsi="Helvetica" w:cs="Helvetica"/>
          <w:sz w:val="24"/>
          <w:lang w:val="en-US" w:eastAsia="ja-JP"/>
        </w:rPr>
        <w:t>Resolved</w:t>
      </w:r>
    </w:p>
    <w:p w:rsidR="003E0CEF" w:rsidRPr="00A821D0" w:rsidRDefault="003E0CEF" w:rsidP="003E0CEF">
      <w:pPr>
        <w:pStyle w:val="ListParagraph"/>
        <w:numPr>
          <w:ilvl w:val="0"/>
          <w:numId w:val="15"/>
        </w:numPr>
        <w:rPr>
          <w:rFonts w:ascii="Helvetica" w:hAnsi="Helvetica" w:cs="Helvetica"/>
          <w:sz w:val="24"/>
          <w:lang w:val="en-US" w:eastAsia="ja-JP"/>
        </w:rPr>
      </w:pPr>
      <w:r w:rsidRPr="00A821D0">
        <w:rPr>
          <w:rFonts w:ascii="Helvetica" w:eastAsiaTheme="minorEastAsia" w:hAnsi="Helvetica" w:cs="Helvetica"/>
          <w:sz w:val="24"/>
          <w:lang w:val="en-US" w:eastAsia="ja-JP"/>
        </w:rPr>
        <w:t>Closed</w:t>
      </w:r>
    </w:p>
    <w:p w:rsidR="003E0CEF" w:rsidRPr="00A821D0" w:rsidRDefault="003E0CEF" w:rsidP="003E0CEF">
      <w:pPr>
        <w:pStyle w:val="ListParagraph"/>
        <w:numPr>
          <w:ilvl w:val="0"/>
          <w:numId w:val="15"/>
        </w:numPr>
        <w:rPr>
          <w:rFonts w:ascii="Helvetica" w:hAnsi="Helvetica" w:cs="Helvetica"/>
          <w:sz w:val="24"/>
          <w:lang w:val="en-US" w:eastAsia="ja-JP"/>
        </w:rPr>
      </w:pPr>
      <w:r w:rsidRPr="00A821D0">
        <w:rPr>
          <w:rFonts w:ascii="Helvetica" w:eastAsiaTheme="minorEastAsia" w:hAnsi="Helvetica" w:cs="Helvetica"/>
          <w:sz w:val="24"/>
          <w:lang w:val="en-US" w:eastAsia="ja-JP"/>
        </w:rPr>
        <w:t>Cancelled</w:t>
      </w:r>
    </w:p>
    <w:p w:rsidR="003E0CEF" w:rsidRPr="0070562F" w:rsidRDefault="003E0CEF" w:rsidP="003E0CEF">
      <w:pPr>
        <w:jc w:val="center"/>
        <w:rPr>
          <w:lang w:eastAsia="ja-JP"/>
        </w:rPr>
      </w:pPr>
      <w:r w:rsidRPr="00A821D0">
        <w:rPr>
          <w:bCs/>
          <w:noProof/>
          <w:color w:val="0070C0"/>
          <w:lang w:val="en-IE" w:eastAsia="en-IE"/>
        </w:rPr>
        <w:drawing>
          <wp:inline distT="0" distB="0" distL="0" distR="0" wp14:anchorId="4EAFB962" wp14:editId="1B81DFBD">
            <wp:extent cx="5295900" cy="735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7353300"/>
                    </a:xfrm>
                    <a:prstGeom prst="rect">
                      <a:avLst/>
                    </a:prstGeom>
                    <a:noFill/>
                    <a:ln>
                      <a:noFill/>
                    </a:ln>
                  </pic:spPr>
                </pic:pic>
              </a:graphicData>
            </a:graphic>
          </wp:inline>
        </w:drawing>
      </w:r>
    </w:p>
    <w:p w:rsidR="003E0CEF" w:rsidRPr="00A821D0" w:rsidRDefault="003E0CEF" w:rsidP="003E0CEF">
      <w:pPr>
        <w:pStyle w:val="Caption"/>
        <w:ind w:left="0"/>
        <w:rPr>
          <w:lang w:eastAsia="ja-JP"/>
        </w:rPr>
      </w:pPr>
      <w:r w:rsidRPr="00A821D0">
        <w:t xml:space="preserve">Figure </w:t>
      </w:r>
      <w:r w:rsidRPr="00A821D0">
        <w:fldChar w:fldCharType="begin"/>
      </w:r>
      <w:r w:rsidRPr="00A821D0">
        <w:instrText xml:space="preserve"> SEQ Figure \* ARABIC </w:instrText>
      </w:r>
      <w:r w:rsidRPr="00A821D0">
        <w:fldChar w:fldCharType="separate"/>
      </w:r>
      <w:r w:rsidR="000563FF" w:rsidRPr="00A821D0">
        <w:t>1</w:t>
      </w:r>
      <w:r w:rsidRPr="00A821D0">
        <w:fldChar w:fldCharType="end"/>
      </w:r>
      <w:r w:rsidRPr="0070562F">
        <w:rPr>
          <w:lang w:eastAsia="ja-JP"/>
        </w:rPr>
        <w:t xml:space="preserve"> </w:t>
      </w:r>
      <w:r w:rsidR="00B41AA4">
        <w:rPr>
          <w:lang w:eastAsia="ja-JP"/>
        </w:rPr>
        <w:t>–</w:t>
      </w:r>
      <w:r w:rsidRPr="0070562F">
        <w:rPr>
          <w:lang w:eastAsia="ja-JP"/>
        </w:rPr>
        <w:t xml:space="preserve"> Life</w:t>
      </w:r>
      <w:r w:rsidR="00B41AA4">
        <w:rPr>
          <w:lang w:eastAsia="ja-JP"/>
        </w:rPr>
        <w:t xml:space="preserve"> </w:t>
      </w:r>
      <w:r w:rsidRPr="0070562F">
        <w:rPr>
          <w:lang w:eastAsia="ja-JP"/>
        </w:rPr>
        <w:t>Cycle</w:t>
      </w:r>
    </w:p>
    <w:tbl>
      <w:tblPr>
        <w:tblStyle w:val="TableGrid"/>
        <w:tblW w:w="0" w:type="auto"/>
        <w:jc w:val="center"/>
        <w:tblLook w:val="04A0" w:firstRow="1" w:lastRow="0" w:firstColumn="1" w:lastColumn="0" w:noHBand="0" w:noVBand="1"/>
      </w:tblPr>
      <w:tblGrid>
        <w:gridCol w:w="2093"/>
        <w:gridCol w:w="7796"/>
      </w:tblGrid>
      <w:tr w:rsidR="003E0CEF" w:rsidRPr="00A821D0" w:rsidTr="003E0CEF">
        <w:trPr>
          <w:trHeight w:val="533"/>
          <w:jc w:val="center"/>
        </w:trPr>
        <w:tc>
          <w:tcPr>
            <w:tcW w:w="2093" w:type="dxa"/>
            <w:tcBorders>
              <w:top w:val="single" w:sz="4" w:space="0" w:color="auto"/>
              <w:left w:val="single" w:sz="4" w:space="0" w:color="auto"/>
              <w:bottom w:val="single" w:sz="4" w:space="0" w:color="auto"/>
              <w:right w:val="single" w:sz="4" w:space="0" w:color="auto"/>
            </w:tcBorders>
            <w:hideMark/>
          </w:tcPr>
          <w:p w:rsidR="003E0CEF" w:rsidRPr="00A821D0" w:rsidRDefault="003E0CEF">
            <w:pPr>
              <w:rPr>
                <w:sz w:val="28"/>
                <w:szCs w:val="28"/>
                <w:lang w:eastAsia="ja-JP"/>
              </w:rPr>
            </w:pPr>
            <w:r w:rsidRPr="00A821D0">
              <w:rPr>
                <w:sz w:val="28"/>
                <w:szCs w:val="28"/>
                <w:lang w:eastAsia="ja-JP"/>
              </w:rPr>
              <w:t>State</w:t>
            </w:r>
          </w:p>
        </w:tc>
        <w:tc>
          <w:tcPr>
            <w:tcW w:w="7796" w:type="dxa"/>
            <w:tcBorders>
              <w:top w:val="single" w:sz="4" w:space="0" w:color="auto"/>
              <w:left w:val="single" w:sz="4" w:space="0" w:color="auto"/>
              <w:bottom w:val="single" w:sz="4" w:space="0" w:color="auto"/>
              <w:right w:val="single" w:sz="4" w:space="0" w:color="auto"/>
            </w:tcBorders>
            <w:hideMark/>
          </w:tcPr>
          <w:p w:rsidR="003E0CEF" w:rsidRPr="00A821D0" w:rsidRDefault="003E0CEF">
            <w:pPr>
              <w:rPr>
                <w:sz w:val="28"/>
                <w:szCs w:val="28"/>
                <w:lang w:eastAsia="ja-JP"/>
              </w:rPr>
            </w:pPr>
            <w:r w:rsidRPr="00A821D0">
              <w:rPr>
                <w:sz w:val="28"/>
                <w:szCs w:val="28"/>
                <w:lang w:eastAsia="ja-JP"/>
              </w:rPr>
              <w:t>Description</w:t>
            </w:r>
          </w:p>
        </w:tc>
      </w:tr>
      <w:tr w:rsidR="003E0CEF" w:rsidRPr="00A821D0" w:rsidTr="003E0CEF">
        <w:trPr>
          <w:jc w:val="center"/>
        </w:trPr>
        <w:tc>
          <w:tcPr>
            <w:tcW w:w="2093" w:type="dxa"/>
            <w:tcBorders>
              <w:top w:val="single" w:sz="4" w:space="0" w:color="auto"/>
              <w:left w:val="single" w:sz="4" w:space="0" w:color="auto"/>
              <w:bottom w:val="single" w:sz="4" w:space="0" w:color="auto"/>
              <w:right w:val="single" w:sz="4" w:space="0" w:color="auto"/>
            </w:tcBorders>
            <w:hideMark/>
          </w:tcPr>
          <w:p w:rsidR="003E0CEF" w:rsidRPr="00A821D0" w:rsidRDefault="003E0CEF">
            <w:pPr>
              <w:rPr>
                <w:rFonts w:cs="Arial"/>
                <w:sz w:val="21"/>
                <w:lang w:eastAsia="ja-JP"/>
              </w:rPr>
            </w:pPr>
            <w:r w:rsidRPr="00A821D0">
              <w:rPr>
                <w:rFonts w:cs="Arial"/>
                <w:sz w:val="21"/>
                <w:lang w:eastAsia="ja-JP"/>
              </w:rPr>
              <w:t>Submitted</w:t>
            </w:r>
          </w:p>
        </w:tc>
        <w:tc>
          <w:tcPr>
            <w:tcW w:w="7796" w:type="dxa"/>
            <w:tcBorders>
              <w:top w:val="single" w:sz="4" w:space="0" w:color="auto"/>
              <w:left w:val="single" w:sz="4" w:space="0" w:color="auto"/>
              <w:bottom w:val="single" w:sz="4" w:space="0" w:color="auto"/>
              <w:right w:val="single" w:sz="4" w:space="0" w:color="auto"/>
            </w:tcBorders>
            <w:hideMark/>
          </w:tcPr>
          <w:p w:rsidR="003E0CEF" w:rsidRPr="00A821D0" w:rsidRDefault="003E0CEF">
            <w:pPr>
              <w:rPr>
                <w:rFonts w:cs="Arial"/>
                <w:sz w:val="21"/>
                <w:lang w:eastAsia="ja-JP"/>
              </w:rPr>
            </w:pPr>
            <w:r w:rsidRPr="00A821D0">
              <w:rPr>
                <w:rFonts w:cs="Arial"/>
                <w:sz w:val="21"/>
                <w:lang w:eastAsia="ja-JP"/>
              </w:rPr>
              <w:t>The initial state of a service problem when created by a service problem originator</w:t>
            </w:r>
          </w:p>
        </w:tc>
      </w:tr>
      <w:tr w:rsidR="003E0CEF" w:rsidRPr="00A821D0" w:rsidTr="003E0CEF">
        <w:trPr>
          <w:jc w:val="center"/>
        </w:trPr>
        <w:tc>
          <w:tcPr>
            <w:tcW w:w="2093" w:type="dxa"/>
            <w:tcBorders>
              <w:top w:val="single" w:sz="4" w:space="0" w:color="auto"/>
              <w:left w:val="single" w:sz="4" w:space="0" w:color="auto"/>
              <w:bottom w:val="single" w:sz="4" w:space="0" w:color="auto"/>
              <w:right w:val="single" w:sz="4" w:space="0" w:color="auto"/>
            </w:tcBorders>
            <w:hideMark/>
          </w:tcPr>
          <w:p w:rsidR="003E0CEF" w:rsidRPr="00A821D0" w:rsidRDefault="003E0CEF">
            <w:pPr>
              <w:rPr>
                <w:rFonts w:cs="Arial"/>
                <w:sz w:val="21"/>
                <w:lang w:eastAsia="ja-JP"/>
              </w:rPr>
            </w:pPr>
            <w:r w:rsidRPr="00A821D0">
              <w:rPr>
                <w:rFonts w:cs="Arial"/>
                <w:sz w:val="21"/>
                <w:lang w:eastAsia="ja-JP"/>
              </w:rPr>
              <w:t>Acknowledged</w:t>
            </w:r>
          </w:p>
        </w:tc>
        <w:tc>
          <w:tcPr>
            <w:tcW w:w="7796" w:type="dxa"/>
            <w:tcBorders>
              <w:top w:val="single" w:sz="4" w:space="0" w:color="auto"/>
              <w:left w:val="single" w:sz="4" w:space="0" w:color="auto"/>
              <w:bottom w:val="single" w:sz="4" w:space="0" w:color="auto"/>
              <w:right w:val="single" w:sz="4" w:space="0" w:color="auto"/>
            </w:tcBorders>
            <w:hideMark/>
          </w:tcPr>
          <w:p w:rsidR="003E0CEF" w:rsidRPr="00A821D0" w:rsidRDefault="003E0CEF">
            <w:pPr>
              <w:rPr>
                <w:rFonts w:cs="Arial"/>
                <w:sz w:val="21"/>
                <w:lang w:eastAsia="ja-JP"/>
              </w:rPr>
            </w:pPr>
            <w:r w:rsidRPr="00A821D0">
              <w:rPr>
                <w:rFonts w:cs="Arial"/>
                <w:sz w:val="21"/>
                <w:lang w:eastAsia="ja-JP"/>
              </w:rPr>
              <w:t>The Service Problem was accepted and allocated a unique service problem id by Service problem handler.</w:t>
            </w:r>
          </w:p>
        </w:tc>
      </w:tr>
      <w:tr w:rsidR="003E0CEF" w:rsidRPr="00A821D0" w:rsidTr="003E0CEF">
        <w:trPr>
          <w:jc w:val="center"/>
        </w:trPr>
        <w:tc>
          <w:tcPr>
            <w:tcW w:w="2093" w:type="dxa"/>
            <w:tcBorders>
              <w:top w:val="single" w:sz="4" w:space="0" w:color="auto"/>
              <w:left w:val="single" w:sz="4" w:space="0" w:color="auto"/>
              <w:bottom w:val="single" w:sz="4" w:space="0" w:color="auto"/>
              <w:right w:val="single" w:sz="4" w:space="0" w:color="auto"/>
            </w:tcBorders>
            <w:hideMark/>
          </w:tcPr>
          <w:p w:rsidR="003E0CEF" w:rsidRPr="00A821D0" w:rsidRDefault="003E0CEF">
            <w:pPr>
              <w:rPr>
                <w:rFonts w:cs="Arial"/>
                <w:sz w:val="21"/>
                <w:lang w:eastAsia="ja-JP"/>
              </w:rPr>
            </w:pPr>
            <w:r w:rsidRPr="00A821D0">
              <w:rPr>
                <w:rFonts w:cs="Arial"/>
                <w:sz w:val="21"/>
                <w:lang w:eastAsia="ja-JP"/>
              </w:rPr>
              <w:t>In Progress</w:t>
            </w:r>
          </w:p>
        </w:tc>
        <w:tc>
          <w:tcPr>
            <w:tcW w:w="7796" w:type="dxa"/>
            <w:tcBorders>
              <w:top w:val="single" w:sz="4" w:space="0" w:color="auto"/>
              <w:left w:val="single" w:sz="4" w:space="0" w:color="auto"/>
              <w:bottom w:val="single" w:sz="4" w:space="0" w:color="auto"/>
              <w:right w:val="single" w:sz="4" w:space="0" w:color="auto"/>
            </w:tcBorders>
            <w:hideMark/>
          </w:tcPr>
          <w:p w:rsidR="003E0CEF" w:rsidRPr="00A821D0" w:rsidRDefault="003E0CEF">
            <w:pPr>
              <w:rPr>
                <w:rFonts w:cs="Arial"/>
                <w:sz w:val="21"/>
                <w:lang w:eastAsia="ja-JP"/>
              </w:rPr>
            </w:pPr>
            <w:r w:rsidRPr="00A821D0">
              <w:rPr>
                <w:rFonts w:cs="Arial"/>
                <w:sz w:val="21"/>
                <w:lang w:eastAsia="ja-JP"/>
              </w:rPr>
              <w:t>The service problem was validated by the service problem handler and is being processed.</w:t>
            </w:r>
          </w:p>
        </w:tc>
      </w:tr>
      <w:tr w:rsidR="003E0CEF" w:rsidRPr="00A821D0" w:rsidTr="003E0CEF">
        <w:trPr>
          <w:jc w:val="center"/>
        </w:trPr>
        <w:tc>
          <w:tcPr>
            <w:tcW w:w="2093" w:type="dxa"/>
            <w:tcBorders>
              <w:top w:val="single" w:sz="4" w:space="0" w:color="auto"/>
              <w:left w:val="single" w:sz="4" w:space="0" w:color="auto"/>
              <w:bottom w:val="single" w:sz="4" w:space="0" w:color="auto"/>
              <w:right w:val="single" w:sz="4" w:space="0" w:color="auto"/>
            </w:tcBorders>
            <w:hideMark/>
          </w:tcPr>
          <w:p w:rsidR="003E0CEF" w:rsidRPr="00A821D0" w:rsidRDefault="003E0CEF">
            <w:pPr>
              <w:rPr>
                <w:rFonts w:cs="Arial"/>
                <w:sz w:val="21"/>
                <w:lang w:eastAsia="ja-JP"/>
              </w:rPr>
            </w:pPr>
            <w:r w:rsidRPr="00A821D0">
              <w:rPr>
                <w:rFonts w:cs="Arial"/>
                <w:sz w:val="21"/>
                <w:lang w:eastAsia="ja-JP"/>
              </w:rPr>
              <w:t>Resolved</w:t>
            </w:r>
          </w:p>
        </w:tc>
        <w:tc>
          <w:tcPr>
            <w:tcW w:w="7796" w:type="dxa"/>
            <w:tcBorders>
              <w:top w:val="single" w:sz="4" w:space="0" w:color="auto"/>
              <w:left w:val="single" w:sz="4" w:space="0" w:color="auto"/>
              <w:bottom w:val="single" w:sz="4" w:space="0" w:color="auto"/>
              <w:right w:val="single" w:sz="4" w:space="0" w:color="auto"/>
            </w:tcBorders>
            <w:hideMark/>
          </w:tcPr>
          <w:p w:rsidR="003E0CEF" w:rsidRPr="00A821D0" w:rsidRDefault="003E0CEF">
            <w:pPr>
              <w:rPr>
                <w:rFonts w:cs="Arial"/>
                <w:sz w:val="21"/>
                <w:lang w:eastAsia="ja-JP"/>
              </w:rPr>
            </w:pPr>
            <w:r w:rsidRPr="00A821D0">
              <w:rPr>
                <w:rFonts w:cs="Arial"/>
                <w:sz w:val="21"/>
                <w:lang w:eastAsia="ja-JP"/>
              </w:rPr>
              <w:t>The fault indicated in the service problem was corrected by the service problem handler and acknowledgement is awaited from its originator.</w:t>
            </w:r>
          </w:p>
        </w:tc>
      </w:tr>
      <w:tr w:rsidR="003E0CEF" w:rsidRPr="00A821D0" w:rsidTr="003E0CEF">
        <w:trPr>
          <w:jc w:val="center"/>
        </w:trPr>
        <w:tc>
          <w:tcPr>
            <w:tcW w:w="2093" w:type="dxa"/>
            <w:tcBorders>
              <w:top w:val="single" w:sz="4" w:space="0" w:color="auto"/>
              <w:left w:val="single" w:sz="4" w:space="0" w:color="auto"/>
              <w:bottom w:val="single" w:sz="4" w:space="0" w:color="auto"/>
              <w:right w:val="single" w:sz="4" w:space="0" w:color="auto"/>
            </w:tcBorders>
            <w:hideMark/>
          </w:tcPr>
          <w:p w:rsidR="003E0CEF" w:rsidRPr="00A821D0" w:rsidRDefault="003E0CEF">
            <w:pPr>
              <w:rPr>
                <w:rFonts w:cs="Arial"/>
                <w:sz w:val="21"/>
                <w:lang w:eastAsia="ja-JP"/>
              </w:rPr>
            </w:pPr>
            <w:r w:rsidRPr="00A821D0">
              <w:rPr>
                <w:rFonts w:cs="Arial"/>
                <w:sz w:val="21"/>
                <w:lang w:eastAsia="ja-JP"/>
              </w:rPr>
              <w:t>Closed</w:t>
            </w:r>
          </w:p>
        </w:tc>
        <w:tc>
          <w:tcPr>
            <w:tcW w:w="7796" w:type="dxa"/>
            <w:tcBorders>
              <w:top w:val="single" w:sz="4" w:space="0" w:color="auto"/>
              <w:left w:val="single" w:sz="4" w:space="0" w:color="auto"/>
              <w:bottom w:val="single" w:sz="4" w:space="0" w:color="auto"/>
              <w:right w:val="single" w:sz="4" w:space="0" w:color="auto"/>
            </w:tcBorders>
            <w:hideMark/>
          </w:tcPr>
          <w:p w:rsidR="003E0CEF" w:rsidRPr="00A821D0" w:rsidRDefault="003E0CEF">
            <w:pPr>
              <w:rPr>
                <w:rFonts w:cs="Arial"/>
                <w:sz w:val="21"/>
                <w:lang w:eastAsia="ja-JP"/>
              </w:rPr>
            </w:pPr>
            <w:r w:rsidRPr="00A821D0">
              <w:rPr>
                <w:rFonts w:cs="Arial"/>
                <w:sz w:val="21"/>
                <w:lang w:eastAsia="ja-JP"/>
              </w:rPr>
              <w:t>The service Problem’s originator has acknowledged the ‘Resolved’ state of the service problem, or the timeframe for acknowledgement has passed without response from service problem originator.</w:t>
            </w:r>
          </w:p>
        </w:tc>
      </w:tr>
      <w:tr w:rsidR="003E0CEF" w:rsidRPr="00A821D0" w:rsidTr="003E0CEF">
        <w:trPr>
          <w:jc w:val="center"/>
        </w:trPr>
        <w:tc>
          <w:tcPr>
            <w:tcW w:w="2093" w:type="dxa"/>
            <w:tcBorders>
              <w:top w:val="single" w:sz="4" w:space="0" w:color="auto"/>
              <w:left w:val="single" w:sz="4" w:space="0" w:color="auto"/>
              <w:bottom w:val="single" w:sz="4" w:space="0" w:color="auto"/>
              <w:right w:val="single" w:sz="4" w:space="0" w:color="auto"/>
            </w:tcBorders>
            <w:hideMark/>
          </w:tcPr>
          <w:p w:rsidR="003E0CEF" w:rsidRPr="00A821D0" w:rsidRDefault="003E0CEF">
            <w:pPr>
              <w:rPr>
                <w:rFonts w:cs="Arial"/>
                <w:sz w:val="21"/>
                <w:lang w:eastAsia="ja-JP"/>
              </w:rPr>
            </w:pPr>
            <w:r w:rsidRPr="00A821D0">
              <w:rPr>
                <w:rFonts w:cs="Arial"/>
                <w:sz w:val="21"/>
                <w:lang w:eastAsia="ja-JP"/>
              </w:rPr>
              <w:t>Rejected</w:t>
            </w:r>
          </w:p>
        </w:tc>
        <w:tc>
          <w:tcPr>
            <w:tcW w:w="7796" w:type="dxa"/>
            <w:tcBorders>
              <w:top w:val="single" w:sz="4" w:space="0" w:color="auto"/>
              <w:left w:val="single" w:sz="4" w:space="0" w:color="auto"/>
              <w:bottom w:val="single" w:sz="4" w:space="0" w:color="auto"/>
              <w:right w:val="single" w:sz="4" w:space="0" w:color="auto"/>
            </w:tcBorders>
            <w:hideMark/>
          </w:tcPr>
          <w:p w:rsidR="003E0CEF" w:rsidRPr="00A821D0" w:rsidRDefault="003E0CEF">
            <w:pPr>
              <w:rPr>
                <w:rFonts w:cs="Arial"/>
                <w:sz w:val="21"/>
                <w:lang w:eastAsia="ja-JP"/>
              </w:rPr>
            </w:pPr>
            <w:r w:rsidRPr="00A821D0">
              <w:rPr>
                <w:rFonts w:cs="Arial"/>
                <w:sz w:val="21"/>
                <w:lang w:eastAsia="ja-JP"/>
              </w:rPr>
              <w:t>The service problem was rejected because it:</w:t>
            </w:r>
          </w:p>
          <w:p w:rsidR="003E0CEF" w:rsidRPr="00A821D0" w:rsidRDefault="003E0CEF" w:rsidP="003E0CEF">
            <w:pPr>
              <w:pStyle w:val="ListParagraph"/>
              <w:numPr>
                <w:ilvl w:val="0"/>
                <w:numId w:val="16"/>
              </w:numPr>
              <w:rPr>
                <w:rFonts w:cs="Arial"/>
                <w:sz w:val="21"/>
                <w:lang w:val="en-US" w:eastAsia="ja-JP"/>
              </w:rPr>
            </w:pPr>
            <w:r w:rsidRPr="00A821D0">
              <w:rPr>
                <w:rFonts w:eastAsiaTheme="minorEastAsia" w:cs="Arial"/>
                <w:sz w:val="21"/>
                <w:lang w:val="en-US" w:eastAsia="ja-JP"/>
              </w:rPr>
              <w:t>is not submitted</w:t>
            </w:r>
          </w:p>
          <w:p w:rsidR="003E0CEF" w:rsidRPr="00A821D0" w:rsidRDefault="003E0CEF" w:rsidP="003E0CEF">
            <w:pPr>
              <w:pStyle w:val="ListParagraph"/>
              <w:numPr>
                <w:ilvl w:val="0"/>
                <w:numId w:val="16"/>
              </w:numPr>
              <w:rPr>
                <w:rFonts w:cs="Arial"/>
                <w:sz w:val="21"/>
                <w:lang w:val="en-US" w:eastAsia="ja-JP"/>
              </w:rPr>
            </w:pPr>
            <w:r w:rsidRPr="00A821D0">
              <w:rPr>
                <w:rFonts w:eastAsiaTheme="minorEastAsia" w:cs="Arial"/>
                <w:sz w:val="21"/>
                <w:lang w:val="en-US" w:eastAsia="ja-JP"/>
              </w:rPr>
              <w:t>provides invalid information</w:t>
            </w:r>
          </w:p>
          <w:p w:rsidR="003E0CEF" w:rsidRPr="00A821D0" w:rsidRDefault="003E0CEF" w:rsidP="003E0CEF">
            <w:pPr>
              <w:pStyle w:val="ListParagraph"/>
              <w:numPr>
                <w:ilvl w:val="0"/>
                <w:numId w:val="16"/>
              </w:numPr>
              <w:rPr>
                <w:rFonts w:cs="Arial"/>
                <w:sz w:val="21"/>
                <w:lang w:val="en-US" w:eastAsia="ja-JP"/>
              </w:rPr>
            </w:pPr>
            <w:r w:rsidRPr="00A821D0">
              <w:rPr>
                <w:rFonts w:eastAsiaTheme="minorEastAsia" w:cs="Arial"/>
                <w:sz w:val="21"/>
                <w:lang w:val="en-US" w:eastAsia="ja-JP"/>
              </w:rPr>
              <w:t>fails to meet the Business rules in respect of the product which originator is raising a service problem against</w:t>
            </w:r>
          </w:p>
          <w:p w:rsidR="003E0CEF" w:rsidRPr="00A821D0" w:rsidRDefault="003E0CEF" w:rsidP="003E0CEF">
            <w:pPr>
              <w:pStyle w:val="ListParagraph"/>
              <w:numPr>
                <w:ilvl w:val="0"/>
                <w:numId w:val="16"/>
              </w:numPr>
              <w:rPr>
                <w:rFonts w:cs="Arial"/>
                <w:sz w:val="21"/>
                <w:lang w:val="en-US" w:eastAsia="ja-JP"/>
              </w:rPr>
            </w:pPr>
            <w:r w:rsidRPr="00A821D0">
              <w:rPr>
                <w:rFonts w:eastAsiaTheme="minorEastAsia" w:cs="Arial"/>
                <w:sz w:val="21"/>
                <w:lang w:val="en-US" w:eastAsia="ja-JP"/>
              </w:rPr>
              <w:t>is otherwi</w:t>
            </w:r>
            <w:r w:rsidR="002873F6" w:rsidRPr="00A821D0">
              <w:rPr>
                <w:rFonts w:eastAsiaTheme="minorEastAsia" w:cs="Arial"/>
                <w:sz w:val="21"/>
                <w:lang w:val="en-US" w:eastAsia="ja-JP"/>
              </w:rPr>
              <w:t>s</w:t>
            </w:r>
            <w:r w:rsidRPr="00A821D0">
              <w:rPr>
                <w:rFonts w:eastAsiaTheme="minorEastAsia" w:cs="Arial"/>
                <w:sz w:val="21"/>
                <w:lang w:val="en-US" w:eastAsia="ja-JP"/>
              </w:rPr>
              <w:t>e defective</w:t>
            </w:r>
          </w:p>
        </w:tc>
      </w:tr>
      <w:tr w:rsidR="003E0CEF" w:rsidRPr="00A821D0" w:rsidTr="003E0CEF">
        <w:trPr>
          <w:jc w:val="center"/>
        </w:trPr>
        <w:tc>
          <w:tcPr>
            <w:tcW w:w="2093" w:type="dxa"/>
            <w:tcBorders>
              <w:top w:val="single" w:sz="4" w:space="0" w:color="auto"/>
              <w:left w:val="single" w:sz="4" w:space="0" w:color="auto"/>
              <w:bottom w:val="single" w:sz="4" w:space="0" w:color="auto"/>
              <w:right w:val="single" w:sz="4" w:space="0" w:color="auto"/>
            </w:tcBorders>
            <w:hideMark/>
          </w:tcPr>
          <w:p w:rsidR="003E0CEF" w:rsidRPr="00A821D0" w:rsidRDefault="003E0CEF">
            <w:pPr>
              <w:rPr>
                <w:rFonts w:cs="Arial"/>
                <w:sz w:val="21"/>
                <w:lang w:eastAsia="ja-JP"/>
              </w:rPr>
            </w:pPr>
            <w:r w:rsidRPr="00A821D0">
              <w:rPr>
                <w:rFonts w:cs="Arial"/>
                <w:sz w:val="21"/>
                <w:lang w:eastAsia="ja-JP"/>
              </w:rPr>
              <w:t>In Progress – Pending</w:t>
            </w:r>
          </w:p>
        </w:tc>
        <w:tc>
          <w:tcPr>
            <w:tcW w:w="7796" w:type="dxa"/>
            <w:tcBorders>
              <w:top w:val="single" w:sz="4" w:space="0" w:color="auto"/>
              <w:left w:val="single" w:sz="4" w:space="0" w:color="auto"/>
              <w:bottom w:val="single" w:sz="4" w:space="0" w:color="auto"/>
              <w:right w:val="single" w:sz="4" w:space="0" w:color="auto"/>
            </w:tcBorders>
            <w:hideMark/>
          </w:tcPr>
          <w:p w:rsidR="003E0CEF" w:rsidRPr="00A821D0" w:rsidRDefault="003E0CEF">
            <w:pPr>
              <w:rPr>
                <w:rFonts w:cs="Arial"/>
                <w:sz w:val="21"/>
                <w:lang w:eastAsia="ja-JP"/>
              </w:rPr>
            </w:pPr>
            <w:r w:rsidRPr="00A821D0">
              <w:rPr>
                <w:rFonts w:cs="Arial"/>
                <w:sz w:val="21"/>
                <w:lang w:eastAsia="ja-JP"/>
              </w:rPr>
              <w:t>Service problem handler is awaiting further confirmation on details of a Fault from originator before it can progress the Fault. An example is where appointment information is required.</w:t>
            </w:r>
          </w:p>
        </w:tc>
      </w:tr>
      <w:tr w:rsidR="003E0CEF" w:rsidRPr="00A821D0" w:rsidTr="003E0CEF">
        <w:trPr>
          <w:jc w:val="center"/>
        </w:trPr>
        <w:tc>
          <w:tcPr>
            <w:tcW w:w="2093" w:type="dxa"/>
            <w:tcBorders>
              <w:top w:val="single" w:sz="4" w:space="0" w:color="auto"/>
              <w:left w:val="single" w:sz="4" w:space="0" w:color="auto"/>
              <w:bottom w:val="single" w:sz="4" w:space="0" w:color="auto"/>
              <w:right w:val="single" w:sz="4" w:space="0" w:color="auto"/>
            </w:tcBorders>
            <w:hideMark/>
          </w:tcPr>
          <w:p w:rsidR="003E0CEF" w:rsidRPr="00A821D0" w:rsidRDefault="003E0CEF">
            <w:pPr>
              <w:rPr>
                <w:rFonts w:cs="Arial"/>
                <w:sz w:val="21"/>
                <w:lang w:eastAsia="ja-JP"/>
              </w:rPr>
            </w:pPr>
            <w:r w:rsidRPr="00A821D0">
              <w:rPr>
                <w:rFonts w:cs="Arial"/>
                <w:sz w:val="21"/>
                <w:lang w:eastAsia="ja-JP"/>
              </w:rPr>
              <w:t>In Progress - Held</w:t>
            </w:r>
          </w:p>
        </w:tc>
        <w:tc>
          <w:tcPr>
            <w:tcW w:w="7796" w:type="dxa"/>
            <w:tcBorders>
              <w:top w:val="single" w:sz="4" w:space="0" w:color="auto"/>
              <w:left w:val="single" w:sz="4" w:space="0" w:color="auto"/>
              <w:bottom w:val="single" w:sz="4" w:space="0" w:color="auto"/>
              <w:right w:val="single" w:sz="4" w:space="0" w:color="auto"/>
            </w:tcBorders>
            <w:hideMark/>
          </w:tcPr>
          <w:p w:rsidR="003E0CEF" w:rsidRPr="00A821D0" w:rsidRDefault="003E0CEF">
            <w:pPr>
              <w:rPr>
                <w:rFonts w:cs="Arial"/>
                <w:sz w:val="21"/>
                <w:lang w:eastAsia="ja-JP"/>
              </w:rPr>
            </w:pPr>
            <w:r w:rsidRPr="00A821D0">
              <w:rPr>
                <w:rFonts w:cs="Arial"/>
                <w:sz w:val="21"/>
                <w:lang w:eastAsia="ja-JP"/>
              </w:rPr>
              <w:t>Service problem handler is confirming further details internally before completing a service problem. An example is where service problem handler for network infrastructure spare parts to progress with the fault rectification.</w:t>
            </w:r>
          </w:p>
        </w:tc>
      </w:tr>
      <w:tr w:rsidR="003E0CEF" w:rsidRPr="00A821D0" w:rsidTr="003E0CEF">
        <w:trPr>
          <w:jc w:val="center"/>
        </w:trPr>
        <w:tc>
          <w:tcPr>
            <w:tcW w:w="2093" w:type="dxa"/>
            <w:tcBorders>
              <w:top w:val="single" w:sz="4" w:space="0" w:color="auto"/>
              <w:left w:val="single" w:sz="4" w:space="0" w:color="auto"/>
              <w:bottom w:val="single" w:sz="4" w:space="0" w:color="auto"/>
              <w:right w:val="single" w:sz="4" w:space="0" w:color="auto"/>
            </w:tcBorders>
            <w:hideMark/>
          </w:tcPr>
          <w:p w:rsidR="003E0CEF" w:rsidRPr="00A821D0" w:rsidRDefault="003E0CEF">
            <w:pPr>
              <w:rPr>
                <w:rFonts w:cs="Arial"/>
                <w:sz w:val="21"/>
                <w:lang w:eastAsia="ja-JP"/>
              </w:rPr>
            </w:pPr>
            <w:r w:rsidRPr="00A821D0">
              <w:rPr>
                <w:rFonts w:cs="Arial"/>
                <w:sz w:val="21"/>
                <w:lang w:eastAsia="ja-JP"/>
              </w:rPr>
              <w:t>Cancelled</w:t>
            </w:r>
          </w:p>
        </w:tc>
        <w:tc>
          <w:tcPr>
            <w:tcW w:w="7796" w:type="dxa"/>
            <w:tcBorders>
              <w:top w:val="single" w:sz="4" w:space="0" w:color="auto"/>
              <w:left w:val="single" w:sz="4" w:space="0" w:color="auto"/>
              <w:bottom w:val="single" w:sz="4" w:space="0" w:color="auto"/>
              <w:right w:val="single" w:sz="4" w:space="0" w:color="auto"/>
            </w:tcBorders>
          </w:tcPr>
          <w:p w:rsidR="003E0CEF" w:rsidRPr="00A821D0" w:rsidRDefault="003E0CEF">
            <w:pPr>
              <w:rPr>
                <w:rFonts w:cs="Arial"/>
                <w:sz w:val="21"/>
                <w:lang w:eastAsia="ja-JP"/>
              </w:rPr>
            </w:pPr>
            <w:r w:rsidRPr="00A821D0">
              <w:rPr>
                <w:rFonts w:cs="Arial"/>
                <w:sz w:val="21"/>
                <w:lang w:eastAsia="ja-JP"/>
              </w:rPr>
              <w:t>The service problem was cancelled because it:</w:t>
            </w:r>
          </w:p>
          <w:p w:rsidR="003E0CEF" w:rsidRPr="00A821D0" w:rsidRDefault="003E0CEF" w:rsidP="00015CE2">
            <w:pPr>
              <w:pStyle w:val="ListParagraph"/>
              <w:numPr>
                <w:ilvl w:val="0"/>
                <w:numId w:val="17"/>
              </w:numPr>
              <w:rPr>
                <w:rFonts w:cs="Arial"/>
                <w:sz w:val="21"/>
                <w:lang w:val="en-US" w:eastAsia="ja-JP"/>
              </w:rPr>
            </w:pPr>
            <w:r w:rsidRPr="00A821D0">
              <w:rPr>
                <w:rFonts w:eastAsiaTheme="minorEastAsia" w:cs="Arial"/>
                <w:sz w:val="21"/>
                <w:lang w:val="en-US" w:eastAsia="ja-JP"/>
              </w:rPr>
              <w:t>Was cancelled by service problem originator</w:t>
            </w:r>
          </w:p>
        </w:tc>
      </w:tr>
    </w:tbl>
    <w:p w:rsidR="00E47682" w:rsidRPr="00A821D0" w:rsidRDefault="00E47682" w:rsidP="00E47682">
      <w:pPr>
        <w:pStyle w:val="Heading1"/>
        <w:rPr>
          <w:noProof w:val="0"/>
          <w:lang w:val="en-US"/>
        </w:rPr>
      </w:pPr>
      <w:bookmarkStart w:id="14" w:name="_Toc2189857"/>
      <w:r w:rsidRPr="00A821D0">
        <w:rPr>
          <w:noProof w:val="0"/>
          <w:lang w:val="en-US"/>
        </w:rPr>
        <w:t>Support of polymorphism and extension patterns</w:t>
      </w:r>
      <w:bookmarkEnd w:id="11"/>
      <w:bookmarkEnd w:id="12"/>
      <w:bookmarkEnd w:id="13"/>
      <w:bookmarkEnd w:id="14"/>
    </w:p>
    <w:p w:rsidR="00E47682" w:rsidRPr="00A821D0" w:rsidRDefault="00E47682" w:rsidP="00E47682"/>
    <w:p w:rsidR="00E47682" w:rsidRPr="00A821D0" w:rsidRDefault="00E47682" w:rsidP="00E47682">
      <w:r w:rsidRPr="0070562F">
        <w:t xml:space="preserve">Support of polymorphic collections and types and schema based extension is provided by means of a list of generic meta-attributes that we describe below. Polymorphism in collections occurs when entities inherit from base entities, for instance a </w:t>
      </w:r>
      <w:r w:rsidR="000563FF" w:rsidRPr="00A821D0">
        <w:t>RouterProblem</w:t>
      </w:r>
      <w:r w:rsidRPr="00A821D0">
        <w:t xml:space="preserve"> and </w:t>
      </w:r>
      <w:r w:rsidR="000563FF" w:rsidRPr="00A821D0">
        <w:t>MainSwitchProblem</w:t>
      </w:r>
      <w:r w:rsidRPr="00A821D0">
        <w:t xml:space="preserve"> inheriting properties from the </w:t>
      </w:r>
      <w:r w:rsidR="000563FF" w:rsidRPr="00A821D0">
        <w:t>ServiceProblem</w:t>
      </w:r>
      <w:r w:rsidRPr="00A821D0">
        <w:t xml:space="preserve"> entity.</w:t>
      </w:r>
    </w:p>
    <w:p w:rsidR="00E47682" w:rsidRPr="00A821D0" w:rsidRDefault="00E47682" w:rsidP="00E47682">
      <w:r w:rsidRPr="00A821D0">
        <w:t>Generic support of polymorphism and pattern extensions is described in the TMF API Guidelines v3.0 Part 2 document.</w:t>
      </w:r>
    </w:p>
    <w:p w:rsidR="002D6123" w:rsidRPr="00A821D0" w:rsidRDefault="002D6123" w:rsidP="002D6123">
      <w:r w:rsidRPr="00A821D0">
        <w:t xml:space="preserve">The @type attribute provides a way to represent the actual class type of an entity. For example, within a list of ServiceProblem instances some may be instances of </w:t>
      </w:r>
      <w:r w:rsidR="000563FF" w:rsidRPr="00A821D0">
        <w:t xml:space="preserve">RouterProblem </w:t>
      </w:r>
      <w:r w:rsidRPr="00A821D0">
        <w:t xml:space="preserve">where other could be instances of </w:t>
      </w:r>
      <w:r w:rsidR="000563FF" w:rsidRPr="00A821D0">
        <w:t>MainSwitchProblem</w:t>
      </w:r>
      <w:r w:rsidRPr="00A821D0">
        <w:t>. The @type gives this information. All resources and sub-resources of this API have a @type attributes that can be provided when this is useful.</w:t>
      </w:r>
    </w:p>
    <w:p w:rsidR="00E47682" w:rsidRPr="00A821D0" w:rsidRDefault="002D6123" w:rsidP="002D6123">
      <w:r w:rsidRPr="00A821D0">
        <w:t xml:space="preserve">The @referredType can be used within reference entities (like for instance an </w:t>
      </w:r>
      <w:r w:rsidR="000563FF" w:rsidRPr="00A821D0">
        <w:t>ServiceProblemRef</w:t>
      </w:r>
      <w:r w:rsidRPr="00A821D0">
        <w:t xml:space="preserve"> object) to explicitly denote the actual entity type of the referred class. Notice that in reference entities the @type, when used, denotes the class type of the reference itself, such as </w:t>
      </w:r>
      <w:r w:rsidR="000563FF" w:rsidRPr="00A821D0">
        <w:t>ServiceProblemRef</w:t>
      </w:r>
      <w:r w:rsidRPr="00A821D0">
        <w:t>, and not the class type of the referred object. However, since reference classes are rarely sub-classed, @type is generally not useful in reference objects.</w:t>
      </w:r>
    </w:p>
    <w:p w:rsidR="00E47682" w:rsidRPr="00A821D0" w:rsidRDefault="00E47682" w:rsidP="00E47682">
      <w:r w:rsidRPr="00A821D0">
        <w:t xml:space="preserve">The @schemaLocation property can be used in resources to allow specifying user-defined properties of an Entity or to specify the expected </w:t>
      </w:r>
      <w:r w:rsidRPr="00A821D0">
        <w:rPr>
          <w:i/>
        </w:rPr>
        <w:t>characteristics</w:t>
      </w:r>
      <w:r w:rsidRPr="00A821D0">
        <w:t xml:space="preserve"> of an entity.</w:t>
      </w:r>
    </w:p>
    <w:p w:rsidR="002F40AA" w:rsidRPr="00A821D0" w:rsidRDefault="002F40AA" w:rsidP="00E47682">
      <w:r w:rsidRPr="00A821D0">
        <w:t>The @baseType attribute gives a way to provide explicitly the base of class of a given resource that has been extended.</w:t>
      </w:r>
    </w:p>
    <w:p w:rsidR="00E06AA7" w:rsidRPr="00A821D0" w:rsidRDefault="00E06AA7" w:rsidP="00E06AA7">
      <w:r w:rsidRPr="00A821D0">
        <w:br w:type="page"/>
      </w:r>
    </w:p>
    <w:p w:rsidR="008B1B95" w:rsidRPr="00A821D0" w:rsidRDefault="008B1B95" w:rsidP="008B1B95">
      <w:pPr>
        <w:pStyle w:val="Heading1"/>
        <w:rPr>
          <w:noProof w:val="0"/>
          <w:lang w:val="en-US"/>
        </w:rPr>
      </w:pPr>
      <w:bookmarkStart w:id="15" w:name="_Toc2189858"/>
      <w:r w:rsidRPr="00A821D0">
        <w:rPr>
          <w:noProof w:val="0"/>
          <w:lang w:val="en-US"/>
        </w:rPr>
        <w:t>RESOURCE MODEL</w:t>
      </w:r>
      <w:bookmarkEnd w:id="15"/>
    </w:p>
    <w:p w:rsidR="008B1B95" w:rsidRPr="00A821D0" w:rsidRDefault="000179B2" w:rsidP="000179B2">
      <w:pPr>
        <w:pStyle w:val="Heading2"/>
        <w:tabs>
          <w:tab w:val="left" w:pos="1008"/>
        </w:tabs>
        <w:rPr>
          <w:rFonts w:ascii="Helvetica" w:eastAsia="Times New Roman" w:hAnsi="Helvetica" w:cs="Helvetica"/>
          <w:caps/>
          <w:spacing w:val="0"/>
          <w:sz w:val="24"/>
          <w:szCs w:val="24"/>
          <w:lang w:val="en-US" w:eastAsia="it-IT"/>
        </w:rPr>
      </w:pPr>
      <w:bookmarkStart w:id="16" w:name="_Toc2189859"/>
      <w:r w:rsidRPr="0070562F">
        <w:rPr>
          <w:rFonts w:ascii="Helvetica" w:eastAsia="Times New Roman" w:hAnsi="Helvetica" w:cs="Helvetica"/>
          <w:spacing w:val="0"/>
          <w:sz w:val="24"/>
          <w:szCs w:val="24"/>
          <w:lang w:val="en-US" w:eastAsia="it-IT"/>
        </w:rPr>
        <w:t>Managed Entity and Task Resource Models</w:t>
      </w:r>
      <w:bookmarkEnd w:id="16"/>
    </w:p>
    <w:p w:rsidR="00EA1B70" w:rsidRDefault="00AC0EAD">
      <w:pPr>
        <w:pStyle w:val="Heading3"/>
      </w:pPr>
      <w:bookmarkStart w:id="17" w:name="_Toc2189860"/>
      <w:r>
        <w:t>Service Problem resource</w:t>
      </w:r>
      <w:bookmarkEnd w:id="17"/>
    </w:p>
    <w:p w:rsidR="00EA1B70" w:rsidRDefault="00AC0EAD">
      <w:r>
        <w:t>The problem information for Middle B which is abstracted in the service layer from the issued event information by First B.</w:t>
      </w:r>
    </w:p>
    <w:p w:rsidR="00EA1B70" w:rsidRDefault="00AC0EAD">
      <w:r>
        <w:rPr>
          <w:b/>
        </w:rPr>
        <w:t>Resource model</w:t>
      </w:r>
    </w:p>
    <w:p w:rsidR="00EA1B70" w:rsidRDefault="000824E9">
      <w:r>
        <w:rPr>
          <w:noProof/>
          <w:lang w:val="en-IE" w:eastAsia="en-I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75pt;height:367.5pt">
            <v:imagedata r:id="rId16" o:title="Resource_ServiceProblem"/>
          </v:shape>
        </w:pict>
      </w:r>
    </w:p>
    <w:p w:rsidR="00EA1B70" w:rsidRDefault="00AC0EAD">
      <w:r>
        <w:rPr>
          <w:b/>
        </w:rPr>
        <w:t>Field descriptions</w:t>
      </w:r>
    </w:p>
    <w:p w:rsidR="00EA1B70" w:rsidRDefault="00AC0EAD">
      <w:r>
        <w:rPr>
          <w:i/>
          <w:u w:val="single"/>
        </w:rPr>
        <w:t>ServiceProblem</w:t>
      </w:r>
      <w:r>
        <w:rPr>
          <w:u w:val="single"/>
        </w:rPr>
        <w:t xml:space="preserve"> fields</w:t>
      </w:r>
    </w:p>
    <w:tbl>
      <w:tblPr>
        <w:tblW w:w="0" w:type="auto"/>
        <w:tblLook w:val="04A0" w:firstRow="1" w:lastRow="0" w:firstColumn="1" w:lastColumn="0" w:noHBand="0" w:noVBand="1"/>
      </w:tblPr>
      <w:tblGrid>
        <w:gridCol w:w="2631"/>
        <w:gridCol w:w="7714"/>
      </w:tblGrid>
      <w:tr w:rsidR="00EA1B70">
        <w:tc>
          <w:tcPr>
            <w:tcW w:w="2268" w:type="dxa"/>
          </w:tcPr>
          <w:p w:rsidR="00EA1B70" w:rsidRDefault="00AC0EAD">
            <w:r>
              <w:t>affectedLocation</w:t>
            </w:r>
          </w:p>
        </w:tc>
        <w:tc>
          <w:tcPr>
            <w:tcW w:w="7937" w:type="dxa"/>
          </w:tcPr>
          <w:p w:rsidR="00EA1B70" w:rsidRDefault="00AC0EAD">
            <w:r>
              <w:t>A list of places (Place [*]). A list of the locations affected by the problem. At least one of affectedResource, affectedService or affectedLocation should be present.</w:t>
            </w:r>
          </w:p>
        </w:tc>
      </w:tr>
      <w:tr w:rsidR="00EA1B70">
        <w:tc>
          <w:tcPr>
            <w:tcW w:w="2268" w:type="dxa"/>
          </w:tcPr>
          <w:p w:rsidR="00EA1B70" w:rsidRDefault="00AC0EAD">
            <w:r>
              <w:t>affectedNumberOfServices</w:t>
            </w:r>
          </w:p>
        </w:tc>
        <w:tc>
          <w:tcPr>
            <w:tcW w:w="7937" w:type="dxa"/>
          </w:tcPr>
          <w:p w:rsidR="00EA1B70" w:rsidRDefault="00AC0EAD">
            <w:r>
              <w:t>An integer. Number of affected services.</w:t>
            </w:r>
          </w:p>
        </w:tc>
      </w:tr>
      <w:tr w:rsidR="00EA1B70">
        <w:tc>
          <w:tcPr>
            <w:tcW w:w="2268" w:type="dxa"/>
          </w:tcPr>
          <w:p w:rsidR="00EA1B70" w:rsidRDefault="00AC0EAD">
            <w:r>
              <w:t>affectedResource</w:t>
            </w:r>
          </w:p>
        </w:tc>
        <w:tc>
          <w:tcPr>
            <w:tcW w:w="7937" w:type="dxa"/>
          </w:tcPr>
          <w:p w:rsidR="00EA1B70" w:rsidRDefault="00AC0EAD">
            <w:r>
              <w:t>A list of resource references (ResourceRef [*]). A list of the resources affected by the problem. At least one of affectedResource, affectedService or affectedLocation should be present.</w:t>
            </w:r>
          </w:p>
        </w:tc>
      </w:tr>
      <w:tr w:rsidR="00EA1B70">
        <w:tc>
          <w:tcPr>
            <w:tcW w:w="2268" w:type="dxa"/>
          </w:tcPr>
          <w:p w:rsidR="00EA1B70" w:rsidRDefault="00AC0EAD">
            <w:r>
              <w:t>affectedService</w:t>
            </w:r>
          </w:p>
        </w:tc>
        <w:tc>
          <w:tcPr>
            <w:tcW w:w="7937" w:type="dxa"/>
          </w:tcPr>
          <w:p w:rsidR="00EA1B70" w:rsidRDefault="00AC0EAD">
            <w:r>
              <w:t>A list of service references (ServiceRef [*]). List of affected services. At least one of affectedResource, affectedService or affectedLocation should be present.</w:t>
            </w:r>
          </w:p>
        </w:tc>
      </w:tr>
      <w:tr w:rsidR="00EA1B70">
        <w:tc>
          <w:tcPr>
            <w:tcW w:w="2268" w:type="dxa"/>
          </w:tcPr>
          <w:p w:rsidR="00EA1B70" w:rsidRDefault="00AC0EAD">
            <w:r>
              <w:t>associatedSLAViolation</w:t>
            </w:r>
          </w:p>
        </w:tc>
        <w:tc>
          <w:tcPr>
            <w:tcW w:w="7937" w:type="dxa"/>
          </w:tcPr>
          <w:p w:rsidR="00EA1B70" w:rsidRDefault="00AC0EAD">
            <w:r>
              <w:t>A list of s l a violation references (SLAViolationRef [*]). A List of SLA violations associated with this problem.</w:t>
            </w:r>
          </w:p>
        </w:tc>
      </w:tr>
      <w:tr w:rsidR="00EA1B70">
        <w:tc>
          <w:tcPr>
            <w:tcW w:w="2268" w:type="dxa"/>
          </w:tcPr>
          <w:p w:rsidR="00EA1B70" w:rsidRDefault="00AC0EAD">
            <w:r>
              <w:t>associatedTroubleTicket</w:t>
            </w:r>
          </w:p>
        </w:tc>
        <w:tc>
          <w:tcPr>
            <w:tcW w:w="7937" w:type="dxa"/>
          </w:tcPr>
          <w:p w:rsidR="00EA1B70" w:rsidRDefault="00AC0EAD">
            <w:r>
              <w:t>A list of trouble ticket references (TroubleTicketRef [*]). A list of trouble tickets associated with this problem.</w:t>
            </w:r>
          </w:p>
        </w:tc>
      </w:tr>
      <w:tr w:rsidR="00EA1B70">
        <w:tc>
          <w:tcPr>
            <w:tcW w:w="2268" w:type="dxa"/>
          </w:tcPr>
          <w:p w:rsidR="00EA1B70" w:rsidRDefault="00AC0EAD">
            <w:r>
              <w:t>category</w:t>
            </w:r>
          </w:p>
        </w:tc>
        <w:tc>
          <w:tcPr>
            <w:tcW w:w="7937" w:type="dxa"/>
          </w:tcPr>
          <w:p w:rsidR="00EA1B70" w:rsidRDefault="00AC0EAD">
            <w:r>
              <w:t>A string. Classifier for the problem. Settable. For example, this is used for distinguish the category of problem originator in [role].[category] format. Example: serviceProvider.declarer, supplier.originated, system.originated.</w:t>
            </w:r>
          </w:p>
        </w:tc>
      </w:tr>
      <w:tr w:rsidR="00EA1B70">
        <w:tc>
          <w:tcPr>
            <w:tcW w:w="2268" w:type="dxa"/>
          </w:tcPr>
          <w:p w:rsidR="00EA1B70" w:rsidRDefault="00AC0EAD">
            <w:r>
              <w:t>comment</w:t>
            </w:r>
          </w:p>
        </w:tc>
        <w:tc>
          <w:tcPr>
            <w:tcW w:w="7937" w:type="dxa"/>
          </w:tcPr>
          <w:p w:rsidR="00EA1B70" w:rsidRDefault="00AC0EAD">
            <w:r>
              <w:t>A list of notes (Note [*]). A list of comments or notes made on the problem.</w:t>
            </w:r>
          </w:p>
        </w:tc>
      </w:tr>
      <w:tr w:rsidR="00EA1B70">
        <w:tc>
          <w:tcPr>
            <w:tcW w:w="2268" w:type="dxa"/>
          </w:tcPr>
          <w:p w:rsidR="00EA1B70" w:rsidRDefault="00AC0EAD">
            <w:r>
              <w:t>correlationId</w:t>
            </w:r>
          </w:p>
        </w:tc>
        <w:tc>
          <w:tcPr>
            <w:tcW w:w="7937" w:type="dxa"/>
          </w:tcPr>
          <w:p w:rsidR="00EA1B70" w:rsidRDefault="00AC0EAD">
            <w:r>
              <w:t>A string. Additional identifier coming from an external system.</w:t>
            </w:r>
          </w:p>
        </w:tc>
      </w:tr>
      <w:tr w:rsidR="00EA1B70">
        <w:tc>
          <w:tcPr>
            <w:tcW w:w="2268" w:type="dxa"/>
          </w:tcPr>
          <w:p w:rsidR="00EA1B70" w:rsidRDefault="00AC0EAD">
            <w:r>
              <w:t>description</w:t>
            </w:r>
          </w:p>
        </w:tc>
        <w:tc>
          <w:tcPr>
            <w:tcW w:w="7937" w:type="dxa"/>
          </w:tcPr>
          <w:p w:rsidR="00EA1B70" w:rsidRDefault="00AC0EAD">
            <w:r>
              <w:t>A string. Free form text describing the Service Problem.</w:t>
            </w:r>
          </w:p>
        </w:tc>
      </w:tr>
      <w:tr w:rsidR="00EA1B70">
        <w:tc>
          <w:tcPr>
            <w:tcW w:w="2268" w:type="dxa"/>
          </w:tcPr>
          <w:p w:rsidR="00EA1B70" w:rsidRDefault="00AC0EAD">
            <w:r>
              <w:t>extensionInfo</w:t>
            </w:r>
          </w:p>
        </w:tc>
        <w:tc>
          <w:tcPr>
            <w:tcW w:w="7937" w:type="dxa"/>
          </w:tcPr>
          <w:p w:rsidR="00EA1B70" w:rsidRDefault="00AC0EAD">
            <w:r>
              <w:t>A list of characteristics (Characteristic [*]). A generic list of any type of elements. Used for vendor Extensions or loose element encapsulation from other namespaces.</w:t>
            </w:r>
          </w:p>
        </w:tc>
      </w:tr>
      <w:tr w:rsidR="00EA1B70">
        <w:tc>
          <w:tcPr>
            <w:tcW w:w="2268" w:type="dxa"/>
          </w:tcPr>
          <w:p w:rsidR="00EA1B70" w:rsidRDefault="00AC0EAD">
            <w:r>
              <w:t>firstAlert</w:t>
            </w:r>
          </w:p>
        </w:tc>
        <w:tc>
          <w:tcPr>
            <w:tcW w:w="7937" w:type="dxa"/>
          </w:tcPr>
          <w:p w:rsidR="00EA1B70" w:rsidRDefault="00AC0EAD">
            <w:r>
              <w:t>A related entity reference (RelatedEntityRef). Indicates what first alerted the system to the problem. It is not the root cause of the Service Problem. Examples: Threshold crossing alert.</w:t>
            </w:r>
          </w:p>
        </w:tc>
      </w:tr>
      <w:tr w:rsidR="00EA1B70">
        <w:tc>
          <w:tcPr>
            <w:tcW w:w="2268" w:type="dxa"/>
          </w:tcPr>
          <w:p w:rsidR="00EA1B70" w:rsidRDefault="00AC0EAD">
            <w:r>
              <w:t>href</w:t>
            </w:r>
          </w:p>
        </w:tc>
        <w:tc>
          <w:tcPr>
            <w:tcW w:w="7937" w:type="dxa"/>
          </w:tcPr>
          <w:p w:rsidR="00EA1B70" w:rsidRDefault="00AC0EAD">
            <w:r>
              <w:t>A string. Reference to the Service Problem.</w:t>
            </w:r>
          </w:p>
        </w:tc>
      </w:tr>
      <w:tr w:rsidR="00EA1B70">
        <w:tc>
          <w:tcPr>
            <w:tcW w:w="2268" w:type="dxa"/>
          </w:tcPr>
          <w:p w:rsidR="00EA1B70" w:rsidRDefault="00AC0EAD">
            <w:r>
              <w:t>id</w:t>
            </w:r>
          </w:p>
        </w:tc>
        <w:tc>
          <w:tcPr>
            <w:tcW w:w="7937" w:type="dxa"/>
          </w:tcPr>
          <w:p w:rsidR="00EA1B70" w:rsidRDefault="00AC0EAD">
            <w:r>
              <w:t>A string. Identifier of the service problem.</w:t>
            </w:r>
          </w:p>
        </w:tc>
      </w:tr>
      <w:tr w:rsidR="00EA1B70">
        <w:tc>
          <w:tcPr>
            <w:tcW w:w="2268" w:type="dxa"/>
          </w:tcPr>
          <w:p w:rsidR="00EA1B70" w:rsidRDefault="00AC0EAD">
            <w:r>
              <w:t>impactImportanceFactor</w:t>
            </w:r>
          </w:p>
        </w:tc>
        <w:tc>
          <w:tcPr>
            <w:tcW w:w="7937" w:type="dxa"/>
          </w:tcPr>
          <w:p w:rsidR="00EA1B70" w:rsidRDefault="00AC0EAD">
            <w:r>
              <w:t>A string. Impact Importance is characterized by an Impact Importance Factor: overall importance of the impact of all the affected services, e.g. 0 (zero impact) to 100 (worst impact). The Impact Importance is a calculated field which is set by the OSS determining the impact.</w:t>
            </w:r>
          </w:p>
        </w:tc>
      </w:tr>
      <w:tr w:rsidR="00EA1B70">
        <w:tc>
          <w:tcPr>
            <w:tcW w:w="2268" w:type="dxa"/>
          </w:tcPr>
          <w:p w:rsidR="00EA1B70" w:rsidRDefault="00AC0EAD">
            <w:r>
              <w:t>impactPatterns</w:t>
            </w:r>
          </w:p>
        </w:tc>
        <w:tc>
          <w:tcPr>
            <w:tcW w:w="7937" w:type="dxa"/>
          </w:tcPr>
          <w:p w:rsidR="00EA1B70" w:rsidRDefault="00AC0EAD">
            <w:r>
              <w:t>An impact pattern (ImpactPattern). Define the patterns of impact (optional)- e.g. other service characteristics- Used when defining impact through another pattern than the predefined attributes.</w:t>
            </w:r>
          </w:p>
        </w:tc>
      </w:tr>
      <w:tr w:rsidR="00EA1B70">
        <w:tc>
          <w:tcPr>
            <w:tcW w:w="2268" w:type="dxa"/>
          </w:tcPr>
          <w:p w:rsidR="00EA1B70" w:rsidRDefault="00AC0EAD">
            <w:r>
              <w:t>originatingSystem</w:t>
            </w:r>
          </w:p>
        </w:tc>
        <w:tc>
          <w:tcPr>
            <w:tcW w:w="7937" w:type="dxa"/>
          </w:tcPr>
          <w:p w:rsidR="00EA1B70" w:rsidRDefault="00AC0EAD">
            <w:r>
              <w:t>A string. Indicates where the problem was generated.</w:t>
            </w:r>
          </w:p>
        </w:tc>
      </w:tr>
      <w:tr w:rsidR="00EA1B70">
        <w:tc>
          <w:tcPr>
            <w:tcW w:w="2268" w:type="dxa"/>
          </w:tcPr>
          <w:p w:rsidR="00EA1B70" w:rsidRDefault="00AC0EAD">
            <w:r>
              <w:t>originatorParty</w:t>
            </w:r>
          </w:p>
        </w:tc>
        <w:tc>
          <w:tcPr>
            <w:tcW w:w="7937" w:type="dxa"/>
          </w:tcPr>
          <w:p w:rsidR="00EA1B70" w:rsidRDefault="00AC0EAD">
            <w:r>
              <w:t>A related party (RelatedParty). Individual or organization that created the problem.</w:t>
            </w:r>
          </w:p>
        </w:tc>
      </w:tr>
      <w:tr w:rsidR="00EA1B70">
        <w:tc>
          <w:tcPr>
            <w:tcW w:w="2268" w:type="dxa"/>
          </w:tcPr>
          <w:p w:rsidR="00EA1B70" w:rsidRDefault="00AC0EAD">
            <w:r>
              <w:t>parentProblem</w:t>
            </w:r>
          </w:p>
        </w:tc>
        <w:tc>
          <w:tcPr>
            <w:tcW w:w="7937" w:type="dxa"/>
          </w:tcPr>
          <w:p w:rsidR="00EA1B70" w:rsidRDefault="00AC0EAD">
            <w:r>
              <w:t>A list of service problem references (ServiceProblemRef [*]). The parent problem to which this problem is attached.</w:t>
            </w:r>
          </w:p>
        </w:tc>
      </w:tr>
      <w:tr w:rsidR="00EA1B70">
        <w:tc>
          <w:tcPr>
            <w:tcW w:w="2268" w:type="dxa"/>
          </w:tcPr>
          <w:p w:rsidR="00EA1B70" w:rsidRDefault="00AC0EAD">
            <w:r>
              <w:t>priority</w:t>
            </w:r>
          </w:p>
        </w:tc>
        <w:tc>
          <w:tcPr>
            <w:tcW w:w="7937" w:type="dxa"/>
          </w:tcPr>
          <w:p w:rsidR="00EA1B70" w:rsidRDefault="00AC0EAD">
            <w:r>
              <w:t>An integer. An indication varying from 1 (highest) to 10 (lowest) of how important it is for the service provider to correct the Service Problem.</w:t>
            </w:r>
          </w:p>
        </w:tc>
      </w:tr>
      <w:tr w:rsidR="00EA1B70">
        <w:tc>
          <w:tcPr>
            <w:tcW w:w="2268" w:type="dxa"/>
          </w:tcPr>
          <w:p w:rsidR="00EA1B70" w:rsidRDefault="00AC0EAD">
            <w:r>
              <w:t>problemEscalation</w:t>
            </w:r>
          </w:p>
        </w:tc>
        <w:tc>
          <w:tcPr>
            <w:tcW w:w="7937" w:type="dxa"/>
          </w:tcPr>
          <w:p w:rsidR="00EA1B70" w:rsidRDefault="00AC0EAD">
            <w:r>
              <w:t>A string. Indicates if this service problem has been escalated or not. Possible values are 0 to 10. A value of zero means no escalation. The meanings of values 1-10 are to be determined by the user of the interface, but they show increasing levels of escalation.</w:t>
            </w:r>
          </w:p>
        </w:tc>
      </w:tr>
      <w:tr w:rsidR="00EA1B70">
        <w:tc>
          <w:tcPr>
            <w:tcW w:w="2268" w:type="dxa"/>
          </w:tcPr>
          <w:p w:rsidR="00EA1B70" w:rsidRDefault="00AC0EAD">
            <w:r>
              <w:t>reason</w:t>
            </w:r>
          </w:p>
        </w:tc>
        <w:tc>
          <w:tcPr>
            <w:tcW w:w="7937" w:type="dxa"/>
          </w:tcPr>
          <w:p w:rsidR="00EA1B70" w:rsidRDefault="00AC0EAD">
            <w:r>
              <w:t>A string. Free text or optionally structured text. It can be Unknown.</w:t>
            </w:r>
          </w:p>
        </w:tc>
      </w:tr>
      <w:tr w:rsidR="00EA1B70">
        <w:tc>
          <w:tcPr>
            <w:tcW w:w="2268" w:type="dxa"/>
          </w:tcPr>
          <w:p w:rsidR="00EA1B70" w:rsidRDefault="00AC0EAD">
            <w:r>
              <w:t>relatedEvent</w:t>
            </w:r>
          </w:p>
        </w:tc>
        <w:tc>
          <w:tcPr>
            <w:tcW w:w="7937" w:type="dxa"/>
          </w:tcPr>
          <w:p w:rsidR="00EA1B70" w:rsidRDefault="00AC0EAD">
            <w:r>
              <w:t>A list of event references (EventRef [*]). List of events associated to this problem.</w:t>
            </w:r>
          </w:p>
        </w:tc>
      </w:tr>
      <w:tr w:rsidR="00EA1B70">
        <w:tc>
          <w:tcPr>
            <w:tcW w:w="2268" w:type="dxa"/>
          </w:tcPr>
          <w:p w:rsidR="00EA1B70" w:rsidRDefault="00AC0EAD">
            <w:r>
              <w:t>relatedObject</w:t>
            </w:r>
          </w:p>
        </w:tc>
        <w:tc>
          <w:tcPr>
            <w:tcW w:w="7937" w:type="dxa"/>
          </w:tcPr>
          <w:p w:rsidR="00EA1B70" w:rsidRDefault="00AC0EAD">
            <w:r>
              <w:t>A list of related entity references (RelatedEntityRef [*]). List of objects associated to this problem.</w:t>
            </w:r>
          </w:p>
        </w:tc>
      </w:tr>
      <w:tr w:rsidR="00EA1B70">
        <w:tc>
          <w:tcPr>
            <w:tcW w:w="2268" w:type="dxa"/>
          </w:tcPr>
          <w:p w:rsidR="00EA1B70" w:rsidRDefault="00AC0EAD">
            <w:r>
              <w:t>relatedParty</w:t>
            </w:r>
          </w:p>
        </w:tc>
        <w:tc>
          <w:tcPr>
            <w:tcW w:w="7937" w:type="dxa"/>
          </w:tcPr>
          <w:p w:rsidR="00EA1B70" w:rsidRDefault="00AC0EAD">
            <w:r>
              <w:t>A list of related parties (RelatedParty [*]). List of parties or party roles playing a role within the service problem.</w:t>
            </w:r>
          </w:p>
        </w:tc>
      </w:tr>
      <w:tr w:rsidR="00EA1B70">
        <w:tc>
          <w:tcPr>
            <w:tcW w:w="2268" w:type="dxa"/>
          </w:tcPr>
          <w:p w:rsidR="00EA1B70" w:rsidRDefault="00AC0EAD">
            <w:r>
              <w:t>resolutionDate</w:t>
            </w:r>
          </w:p>
        </w:tc>
        <w:tc>
          <w:tcPr>
            <w:tcW w:w="7937" w:type="dxa"/>
          </w:tcPr>
          <w:p w:rsidR="00EA1B70" w:rsidRDefault="00AC0EAD">
            <w:r>
              <w:t>A date time (DateTime). Time the problem was resolved.</w:t>
            </w:r>
          </w:p>
        </w:tc>
      </w:tr>
      <w:tr w:rsidR="00EA1B70">
        <w:tc>
          <w:tcPr>
            <w:tcW w:w="2268" w:type="dxa"/>
          </w:tcPr>
          <w:p w:rsidR="00EA1B70" w:rsidRDefault="00AC0EAD">
            <w:r>
              <w:t>responsibleParty</w:t>
            </w:r>
          </w:p>
        </w:tc>
        <w:tc>
          <w:tcPr>
            <w:tcW w:w="7937" w:type="dxa"/>
          </w:tcPr>
          <w:p w:rsidR="00EA1B70" w:rsidRDefault="00AC0EAD">
            <w:r>
              <w:t>A related party (RelatedParty). Individual or organization responsible for handling this problem.</w:t>
            </w:r>
          </w:p>
        </w:tc>
      </w:tr>
      <w:tr w:rsidR="00EA1B70">
        <w:tc>
          <w:tcPr>
            <w:tcW w:w="2268" w:type="dxa"/>
          </w:tcPr>
          <w:p w:rsidR="00EA1B70" w:rsidRDefault="00AC0EAD">
            <w:r>
              <w:t>rootCauseResource</w:t>
            </w:r>
          </w:p>
        </w:tc>
        <w:tc>
          <w:tcPr>
            <w:tcW w:w="7937" w:type="dxa"/>
          </w:tcPr>
          <w:p w:rsidR="00EA1B70" w:rsidRDefault="00AC0EAD">
            <w:r>
              <w:t>A list of resource references (ResourceRef [*]). Resource(s) that are associated to the underlying service problems that are the Root Cause of this one if any (used only if applicable).</w:t>
            </w:r>
          </w:p>
        </w:tc>
      </w:tr>
      <w:tr w:rsidR="00EA1B70">
        <w:tc>
          <w:tcPr>
            <w:tcW w:w="2268" w:type="dxa"/>
          </w:tcPr>
          <w:p w:rsidR="00EA1B70" w:rsidRDefault="00AC0EAD">
            <w:r>
              <w:t>rootCauseService</w:t>
            </w:r>
          </w:p>
        </w:tc>
        <w:tc>
          <w:tcPr>
            <w:tcW w:w="7937" w:type="dxa"/>
          </w:tcPr>
          <w:p w:rsidR="00EA1B70" w:rsidRDefault="00AC0EAD">
            <w:r>
              <w:t>A list of service references (ServiceRef [*]). Service(s) that are associated to the underlying service problems that are the Root Cause of this one if any (used only if applicable).</w:t>
            </w:r>
          </w:p>
        </w:tc>
      </w:tr>
      <w:tr w:rsidR="00EA1B70">
        <w:tc>
          <w:tcPr>
            <w:tcW w:w="2268" w:type="dxa"/>
          </w:tcPr>
          <w:p w:rsidR="00EA1B70" w:rsidRDefault="00AC0EAD">
            <w:r>
              <w:t>status</w:t>
            </w:r>
          </w:p>
        </w:tc>
        <w:tc>
          <w:tcPr>
            <w:tcW w:w="7937" w:type="dxa"/>
          </w:tcPr>
          <w:p w:rsidR="00EA1B70" w:rsidRDefault="00AC0EAD">
            <w:r>
              <w:t>A string. The current status of the service problem. Possible values are Submitted, Rejected, Acknowledged, In Progress [Held, Pending], Resolved, Closed, and Cancelled.</w:t>
            </w:r>
          </w:p>
        </w:tc>
      </w:tr>
      <w:tr w:rsidR="00EA1B70">
        <w:tc>
          <w:tcPr>
            <w:tcW w:w="2268" w:type="dxa"/>
          </w:tcPr>
          <w:p w:rsidR="00EA1B70" w:rsidRDefault="00AC0EAD">
            <w:r>
              <w:t>statusChangeDate</w:t>
            </w:r>
          </w:p>
        </w:tc>
        <w:tc>
          <w:tcPr>
            <w:tcW w:w="7937" w:type="dxa"/>
          </w:tcPr>
          <w:p w:rsidR="00EA1B70" w:rsidRDefault="00AC0EAD">
            <w:r>
              <w:t>A date time (DateTime). Time the problem was last status changed.</w:t>
            </w:r>
          </w:p>
        </w:tc>
      </w:tr>
      <w:tr w:rsidR="00EA1B70">
        <w:tc>
          <w:tcPr>
            <w:tcW w:w="2268" w:type="dxa"/>
          </w:tcPr>
          <w:p w:rsidR="00EA1B70" w:rsidRDefault="00AC0EAD">
            <w:r>
              <w:t>statusChangeReason</w:t>
            </w:r>
          </w:p>
        </w:tc>
        <w:tc>
          <w:tcPr>
            <w:tcW w:w="7937" w:type="dxa"/>
          </w:tcPr>
          <w:p w:rsidR="00EA1B70" w:rsidRDefault="00AC0EAD">
            <w:r>
              <w:t>A string. The reason of state change.</w:t>
            </w:r>
          </w:p>
        </w:tc>
      </w:tr>
      <w:tr w:rsidR="00EA1B70">
        <w:tc>
          <w:tcPr>
            <w:tcW w:w="2268" w:type="dxa"/>
          </w:tcPr>
          <w:p w:rsidR="00EA1B70" w:rsidRDefault="00AC0EAD">
            <w:r>
              <w:t>timeChanged</w:t>
            </w:r>
          </w:p>
        </w:tc>
        <w:tc>
          <w:tcPr>
            <w:tcW w:w="7937" w:type="dxa"/>
          </w:tcPr>
          <w:p w:rsidR="00EA1B70" w:rsidRDefault="00AC0EAD">
            <w:r>
              <w:t>A date time (DateTime). Time the problem was last changed.</w:t>
            </w:r>
          </w:p>
        </w:tc>
      </w:tr>
      <w:tr w:rsidR="00EA1B70">
        <w:tc>
          <w:tcPr>
            <w:tcW w:w="2268" w:type="dxa"/>
          </w:tcPr>
          <w:p w:rsidR="00EA1B70" w:rsidRDefault="00AC0EAD">
            <w:r>
              <w:t>timeRaised</w:t>
            </w:r>
          </w:p>
        </w:tc>
        <w:tc>
          <w:tcPr>
            <w:tcW w:w="7937" w:type="dxa"/>
          </w:tcPr>
          <w:p w:rsidR="00EA1B70" w:rsidRDefault="00AC0EAD">
            <w:r>
              <w:t>A date time (DateTime). Time the problem was raised.</w:t>
            </w:r>
          </w:p>
        </w:tc>
      </w:tr>
      <w:tr w:rsidR="00EA1B70">
        <w:tc>
          <w:tcPr>
            <w:tcW w:w="2268" w:type="dxa"/>
          </w:tcPr>
          <w:p w:rsidR="00EA1B70" w:rsidRDefault="00AC0EAD">
            <w:r>
              <w:t>trackingRecord</w:t>
            </w:r>
          </w:p>
        </w:tc>
        <w:tc>
          <w:tcPr>
            <w:tcW w:w="7937" w:type="dxa"/>
          </w:tcPr>
          <w:p w:rsidR="00EA1B70" w:rsidRDefault="00AC0EAD">
            <w:r>
              <w:t>A list of tracking records (TrackingRecord [*]). List of tracking records that allow the tracking of modifications on the problem.The tracking records should not be embedded in the problem to allow retrieving the problem without the tracking records.</w:t>
            </w:r>
          </w:p>
        </w:tc>
      </w:tr>
      <w:tr w:rsidR="00EA1B70">
        <w:tc>
          <w:tcPr>
            <w:tcW w:w="2268" w:type="dxa"/>
          </w:tcPr>
          <w:p w:rsidR="00EA1B70" w:rsidRDefault="00AC0EAD">
            <w:r>
              <w:t>underlyingAlarm</w:t>
            </w:r>
          </w:p>
        </w:tc>
        <w:tc>
          <w:tcPr>
            <w:tcW w:w="7937" w:type="dxa"/>
          </w:tcPr>
          <w:p w:rsidR="00EA1B70" w:rsidRDefault="00AC0EAD">
            <w:r>
              <w:t>A list of resource alarm references (ResourceAlarmRef [*]). A list of alarms underlying this problem.</w:t>
            </w:r>
          </w:p>
        </w:tc>
      </w:tr>
      <w:tr w:rsidR="00EA1B70">
        <w:tc>
          <w:tcPr>
            <w:tcW w:w="2268" w:type="dxa"/>
          </w:tcPr>
          <w:p w:rsidR="00EA1B70" w:rsidRDefault="00AC0EAD">
            <w:r>
              <w:t>underlyingProblem</w:t>
            </w:r>
          </w:p>
        </w:tc>
        <w:tc>
          <w:tcPr>
            <w:tcW w:w="7937" w:type="dxa"/>
          </w:tcPr>
          <w:p w:rsidR="00EA1B70" w:rsidRDefault="00AC0EAD">
            <w:r>
              <w:t>A list of service problem references (ServiceProblemRef [*]). A list of underlying problems. Relevant only if this problem is derived from other problems.</w:t>
            </w:r>
          </w:p>
        </w:tc>
      </w:tr>
    </w:tbl>
    <w:p w:rsidR="00EA1B70" w:rsidRDefault="00AC0EAD">
      <w:r>
        <w:rPr>
          <w:i/>
          <w:u w:val="single"/>
        </w:rPr>
        <w:t>Characteristic</w:t>
      </w:r>
      <w:r>
        <w:rPr>
          <w:u w:val="single"/>
        </w:rPr>
        <w:t xml:space="preserve"> sub-resource</w:t>
      </w:r>
    </w:p>
    <w:p w:rsidR="00EA1B70" w:rsidRDefault="00AC0EAD">
      <w:r>
        <w:t>Describes a given characteristic of an object or entity through a name/value pair.</w:t>
      </w:r>
    </w:p>
    <w:tbl>
      <w:tblPr>
        <w:tblW w:w="0" w:type="auto"/>
        <w:tblLook w:val="04A0" w:firstRow="1" w:lastRow="0" w:firstColumn="1" w:lastColumn="0" w:noHBand="0" w:noVBand="1"/>
      </w:tblPr>
      <w:tblGrid>
        <w:gridCol w:w="2268"/>
        <w:gridCol w:w="7937"/>
      </w:tblGrid>
      <w:tr w:rsidR="00EA1B70">
        <w:tc>
          <w:tcPr>
            <w:tcW w:w="2268" w:type="dxa"/>
          </w:tcPr>
          <w:p w:rsidR="00EA1B70" w:rsidRDefault="00AC0EAD">
            <w:r>
              <w:t>name</w:t>
            </w:r>
          </w:p>
        </w:tc>
        <w:tc>
          <w:tcPr>
            <w:tcW w:w="7937" w:type="dxa"/>
          </w:tcPr>
          <w:p w:rsidR="00EA1B70" w:rsidRDefault="00AC0EAD">
            <w:r>
              <w:t>A string. Name of the characteristic.</w:t>
            </w:r>
          </w:p>
        </w:tc>
      </w:tr>
      <w:tr w:rsidR="00EA1B70">
        <w:tc>
          <w:tcPr>
            <w:tcW w:w="2268" w:type="dxa"/>
          </w:tcPr>
          <w:p w:rsidR="00EA1B70" w:rsidRDefault="00AC0EAD">
            <w:r>
              <w:t>value</w:t>
            </w:r>
          </w:p>
        </w:tc>
        <w:tc>
          <w:tcPr>
            <w:tcW w:w="7937" w:type="dxa"/>
          </w:tcPr>
          <w:p w:rsidR="00EA1B70" w:rsidRDefault="00AC0EAD">
            <w:r>
              <w:t>An any (Any). The value of the characteristic.</w:t>
            </w:r>
          </w:p>
        </w:tc>
      </w:tr>
      <w:tr w:rsidR="00EA1B70">
        <w:tc>
          <w:tcPr>
            <w:tcW w:w="2268" w:type="dxa"/>
          </w:tcPr>
          <w:p w:rsidR="00EA1B70" w:rsidRDefault="00AC0EAD">
            <w:r>
              <w:t>valueType</w:t>
            </w:r>
          </w:p>
        </w:tc>
        <w:tc>
          <w:tcPr>
            <w:tcW w:w="7937" w:type="dxa"/>
          </w:tcPr>
          <w:p w:rsidR="00EA1B70" w:rsidRDefault="00AC0EAD">
            <w:r>
              <w:t>A string. Data type of the value of the characteristic.</w:t>
            </w:r>
          </w:p>
        </w:tc>
      </w:tr>
    </w:tbl>
    <w:p w:rsidR="00EA1B70" w:rsidRDefault="00AC0EAD">
      <w:r>
        <w:rPr>
          <w:i/>
          <w:u w:val="single"/>
        </w:rPr>
        <w:t>ImpactPattern</w:t>
      </w:r>
      <w:r>
        <w:rPr>
          <w:u w:val="single"/>
        </w:rPr>
        <w:t xml:space="preserve"> sub-resource</w:t>
      </w:r>
    </w:p>
    <w:p w:rsidR="00EA1B70" w:rsidRDefault="00AC0EAD">
      <w:r>
        <w:t>Define the patterns of impact (optional), such as other service characteristics- Used when defining impact through another pattern than the pre-defined attributes.</w:t>
      </w:r>
    </w:p>
    <w:tbl>
      <w:tblPr>
        <w:tblW w:w="0" w:type="auto"/>
        <w:tblLook w:val="04A0" w:firstRow="1" w:lastRow="0" w:firstColumn="1" w:lastColumn="0" w:noHBand="0" w:noVBand="1"/>
      </w:tblPr>
      <w:tblGrid>
        <w:gridCol w:w="2268"/>
        <w:gridCol w:w="7937"/>
      </w:tblGrid>
      <w:tr w:rsidR="00EA1B70">
        <w:tc>
          <w:tcPr>
            <w:tcW w:w="2268" w:type="dxa"/>
          </w:tcPr>
          <w:p w:rsidR="00EA1B70" w:rsidRDefault="00AC0EAD">
            <w:r>
              <w:t>description</w:t>
            </w:r>
          </w:p>
        </w:tc>
        <w:tc>
          <w:tcPr>
            <w:tcW w:w="7937" w:type="dxa"/>
          </w:tcPr>
          <w:p w:rsidR="00EA1B70" w:rsidRDefault="00AC0EAD">
            <w:r>
              <w:t>A string. Basic description of the impact pattern.</w:t>
            </w:r>
          </w:p>
        </w:tc>
      </w:tr>
      <w:tr w:rsidR="00EA1B70">
        <w:tc>
          <w:tcPr>
            <w:tcW w:w="2268" w:type="dxa"/>
          </w:tcPr>
          <w:p w:rsidR="00EA1B70" w:rsidRDefault="00AC0EAD">
            <w:r>
              <w:t>extensionInfo</w:t>
            </w:r>
          </w:p>
        </w:tc>
        <w:tc>
          <w:tcPr>
            <w:tcW w:w="7937" w:type="dxa"/>
          </w:tcPr>
          <w:p w:rsidR="00EA1B70" w:rsidRDefault="00AC0EAD">
            <w:r>
              <w:t>A list of characteristics (Characteristic [*]). A generic list of any type of elements. Used for extensions or loose element encapsulation from other namespaces.</w:t>
            </w:r>
          </w:p>
        </w:tc>
      </w:tr>
    </w:tbl>
    <w:p w:rsidR="00EA1B70" w:rsidRDefault="00AC0EAD">
      <w:r>
        <w:rPr>
          <w:i/>
          <w:u w:val="single"/>
        </w:rPr>
        <w:t>Note</w:t>
      </w:r>
      <w:r>
        <w:rPr>
          <w:u w:val="single"/>
        </w:rPr>
        <w:t xml:space="preserve"> sub-resource</w:t>
      </w:r>
    </w:p>
    <w:p w:rsidR="00EA1B70" w:rsidRDefault="00AC0EAD">
      <w:r>
        <w:t>Extra information about a given entity.</w:t>
      </w:r>
    </w:p>
    <w:tbl>
      <w:tblPr>
        <w:tblW w:w="0" w:type="auto"/>
        <w:tblLook w:val="04A0" w:firstRow="1" w:lastRow="0" w:firstColumn="1" w:lastColumn="0" w:noHBand="0" w:noVBand="1"/>
      </w:tblPr>
      <w:tblGrid>
        <w:gridCol w:w="2268"/>
        <w:gridCol w:w="7937"/>
      </w:tblGrid>
      <w:tr w:rsidR="00EA1B70">
        <w:tc>
          <w:tcPr>
            <w:tcW w:w="2268" w:type="dxa"/>
          </w:tcPr>
          <w:p w:rsidR="00EA1B70" w:rsidRDefault="00AC0EAD">
            <w:r>
              <w:t>author</w:t>
            </w:r>
          </w:p>
        </w:tc>
        <w:tc>
          <w:tcPr>
            <w:tcW w:w="7937" w:type="dxa"/>
          </w:tcPr>
          <w:p w:rsidR="00EA1B70" w:rsidRDefault="00AC0EAD">
            <w:r>
              <w:t>A string. Author of the note.</w:t>
            </w:r>
          </w:p>
        </w:tc>
      </w:tr>
      <w:tr w:rsidR="00EA1B70">
        <w:tc>
          <w:tcPr>
            <w:tcW w:w="2268" w:type="dxa"/>
          </w:tcPr>
          <w:p w:rsidR="00EA1B70" w:rsidRDefault="00AC0EAD">
            <w:r>
              <w:t>date</w:t>
            </w:r>
          </w:p>
        </w:tc>
        <w:tc>
          <w:tcPr>
            <w:tcW w:w="7937" w:type="dxa"/>
          </w:tcPr>
          <w:p w:rsidR="00EA1B70" w:rsidRDefault="00AC0EAD">
            <w:r>
              <w:t>A date time (DateTime). Date of the note.</w:t>
            </w:r>
          </w:p>
        </w:tc>
      </w:tr>
      <w:tr w:rsidR="00EA1B70">
        <w:tc>
          <w:tcPr>
            <w:tcW w:w="2268" w:type="dxa"/>
          </w:tcPr>
          <w:p w:rsidR="00EA1B70" w:rsidRDefault="00AC0EAD">
            <w:r>
              <w:t>system</w:t>
            </w:r>
          </w:p>
        </w:tc>
        <w:tc>
          <w:tcPr>
            <w:tcW w:w="7937" w:type="dxa"/>
          </w:tcPr>
          <w:p w:rsidR="00EA1B70" w:rsidRDefault="00AC0EAD">
            <w:r>
              <w:t>A string. Describes the system from which the action related to this note was done.</w:t>
            </w:r>
          </w:p>
        </w:tc>
      </w:tr>
      <w:tr w:rsidR="00EA1B70">
        <w:tc>
          <w:tcPr>
            <w:tcW w:w="2268" w:type="dxa"/>
          </w:tcPr>
          <w:p w:rsidR="00EA1B70" w:rsidRDefault="00AC0EAD">
            <w:r>
              <w:t>text</w:t>
            </w:r>
          </w:p>
        </w:tc>
        <w:tc>
          <w:tcPr>
            <w:tcW w:w="7937" w:type="dxa"/>
          </w:tcPr>
          <w:p w:rsidR="00EA1B70" w:rsidRDefault="00AC0EAD">
            <w:r>
              <w:t>A string. Text of the note.</w:t>
            </w:r>
          </w:p>
        </w:tc>
      </w:tr>
    </w:tbl>
    <w:p w:rsidR="00EA1B70" w:rsidRDefault="00AC0EAD">
      <w:r>
        <w:rPr>
          <w:i/>
          <w:u w:val="single"/>
        </w:rPr>
        <w:t>Place</w:t>
      </w:r>
      <w:r>
        <w:rPr>
          <w:u w:val="single"/>
        </w:rPr>
        <w:t xml:space="preserve"> sub-resource</w:t>
      </w:r>
    </w:p>
    <w:p w:rsidR="00EA1B70" w:rsidRDefault="00AC0EAD">
      <w:r>
        <w:t>Place reference. Place defines the places where the products are sold or delivered.</w:t>
      </w:r>
    </w:p>
    <w:tbl>
      <w:tblPr>
        <w:tblW w:w="0" w:type="auto"/>
        <w:tblLook w:val="04A0" w:firstRow="1" w:lastRow="0" w:firstColumn="1" w:lastColumn="0" w:noHBand="0" w:noVBand="1"/>
      </w:tblPr>
      <w:tblGrid>
        <w:gridCol w:w="2268"/>
        <w:gridCol w:w="7937"/>
      </w:tblGrid>
      <w:tr w:rsidR="00EA1B70">
        <w:tc>
          <w:tcPr>
            <w:tcW w:w="2268" w:type="dxa"/>
          </w:tcPr>
          <w:p w:rsidR="00EA1B70" w:rsidRDefault="00AC0EAD">
            <w:r>
              <w:t>href</w:t>
            </w:r>
          </w:p>
        </w:tc>
        <w:tc>
          <w:tcPr>
            <w:tcW w:w="7937" w:type="dxa"/>
          </w:tcPr>
          <w:p w:rsidR="00EA1B70" w:rsidRDefault="00AC0EAD">
            <w:r>
              <w:t>A string. Unique reference of the place.</w:t>
            </w:r>
          </w:p>
        </w:tc>
      </w:tr>
      <w:tr w:rsidR="00EA1B70">
        <w:tc>
          <w:tcPr>
            <w:tcW w:w="2268" w:type="dxa"/>
          </w:tcPr>
          <w:p w:rsidR="00EA1B70" w:rsidRDefault="00AC0EAD">
            <w:r>
              <w:t>id</w:t>
            </w:r>
          </w:p>
        </w:tc>
        <w:tc>
          <w:tcPr>
            <w:tcW w:w="7937" w:type="dxa"/>
          </w:tcPr>
          <w:p w:rsidR="00EA1B70" w:rsidRDefault="00AC0EAD">
            <w:r>
              <w:t>A string. Unique identifier of the place.</w:t>
            </w:r>
          </w:p>
        </w:tc>
      </w:tr>
      <w:tr w:rsidR="00EA1B70">
        <w:tc>
          <w:tcPr>
            <w:tcW w:w="2268" w:type="dxa"/>
          </w:tcPr>
          <w:p w:rsidR="00EA1B70" w:rsidRDefault="00AC0EAD">
            <w:r>
              <w:t>name</w:t>
            </w:r>
          </w:p>
        </w:tc>
        <w:tc>
          <w:tcPr>
            <w:tcW w:w="7937" w:type="dxa"/>
          </w:tcPr>
          <w:p w:rsidR="00EA1B70" w:rsidRDefault="00AC0EAD">
            <w:r>
              <w:t>A string. A user-friendly name for the place, such as [Paris Store], [London Store], [Main Home].</w:t>
            </w:r>
          </w:p>
        </w:tc>
      </w:tr>
      <w:tr w:rsidR="00EA1B70">
        <w:tc>
          <w:tcPr>
            <w:tcW w:w="2268" w:type="dxa"/>
          </w:tcPr>
          <w:p w:rsidR="00EA1B70" w:rsidRDefault="00AC0EAD">
            <w:r>
              <w:t>role</w:t>
            </w:r>
          </w:p>
        </w:tc>
        <w:tc>
          <w:tcPr>
            <w:tcW w:w="7937" w:type="dxa"/>
          </w:tcPr>
          <w:p w:rsidR="00EA1B70" w:rsidRDefault="00AC0EAD">
            <w:r>
              <w:t>A string. Role of the place, such as: [home delivery], [shop retrieval]).</w:t>
            </w:r>
          </w:p>
        </w:tc>
      </w:tr>
    </w:tbl>
    <w:p w:rsidR="00EA1B70" w:rsidRDefault="00AC0EAD">
      <w:r>
        <w:rPr>
          <w:i/>
          <w:u w:val="single"/>
        </w:rPr>
        <w:t>RelatedParty</w:t>
      </w:r>
      <w:r>
        <w:rPr>
          <w:u w:val="single"/>
        </w:rPr>
        <w:t xml:space="preserve"> sub-resource</w:t>
      </w:r>
    </w:p>
    <w:p w:rsidR="00EA1B70" w:rsidRDefault="00AC0EAD">
      <w:r>
        <w:t>RelatedParty reference. A related party defines party or party role linked to a specific entity.</w:t>
      </w:r>
    </w:p>
    <w:tbl>
      <w:tblPr>
        <w:tblW w:w="0" w:type="auto"/>
        <w:tblLook w:val="04A0" w:firstRow="1" w:lastRow="0" w:firstColumn="1" w:lastColumn="0" w:noHBand="0" w:noVBand="1"/>
      </w:tblPr>
      <w:tblGrid>
        <w:gridCol w:w="2268"/>
        <w:gridCol w:w="7937"/>
      </w:tblGrid>
      <w:tr w:rsidR="00EA1B70">
        <w:tc>
          <w:tcPr>
            <w:tcW w:w="2268" w:type="dxa"/>
          </w:tcPr>
          <w:p w:rsidR="00EA1B70" w:rsidRDefault="00AC0EAD">
            <w:r>
              <w:t>@baseType</w:t>
            </w:r>
          </w:p>
        </w:tc>
        <w:tc>
          <w:tcPr>
            <w:tcW w:w="7937" w:type="dxa"/>
          </w:tcPr>
          <w:p w:rsidR="00EA1B70" w:rsidRDefault="00AC0EAD">
            <w:r>
              <w:t>A string. When sub-classing, this defines the super-class.</w:t>
            </w:r>
          </w:p>
        </w:tc>
      </w:tr>
      <w:tr w:rsidR="00EA1B70">
        <w:tc>
          <w:tcPr>
            <w:tcW w:w="2268" w:type="dxa"/>
          </w:tcPr>
          <w:p w:rsidR="00EA1B70" w:rsidRDefault="00AC0EAD">
            <w:r>
              <w:t>@referredType</w:t>
            </w:r>
          </w:p>
        </w:tc>
        <w:tc>
          <w:tcPr>
            <w:tcW w:w="7937" w:type="dxa"/>
          </w:tcPr>
          <w:p w:rsidR="00EA1B70" w:rsidRDefault="00AC0EAD">
            <w:r>
              <w:t>A string. The actual type of the target instance when needed for disambiguation.</w:t>
            </w:r>
          </w:p>
        </w:tc>
      </w:tr>
      <w:tr w:rsidR="00EA1B70">
        <w:tc>
          <w:tcPr>
            <w:tcW w:w="2268" w:type="dxa"/>
          </w:tcPr>
          <w:p w:rsidR="00EA1B70" w:rsidRDefault="00AC0EAD">
            <w:r>
              <w:t>@schemaLocation</w:t>
            </w:r>
          </w:p>
        </w:tc>
        <w:tc>
          <w:tcPr>
            <w:tcW w:w="7937" w:type="dxa"/>
          </w:tcPr>
          <w:p w:rsidR="00EA1B70" w:rsidRDefault="00AC0EAD">
            <w:r>
              <w:t>A string. A URI to a JSON-Schema file that defines additional attributes and relationships.</w:t>
            </w:r>
          </w:p>
        </w:tc>
      </w:tr>
      <w:tr w:rsidR="00EA1B70">
        <w:tc>
          <w:tcPr>
            <w:tcW w:w="2268" w:type="dxa"/>
          </w:tcPr>
          <w:p w:rsidR="00EA1B70" w:rsidRDefault="00AC0EAD">
            <w:r>
              <w:t>@type</w:t>
            </w:r>
          </w:p>
        </w:tc>
        <w:tc>
          <w:tcPr>
            <w:tcW w:w="7937" w:type="dxa"/>
          </w:tcPr>
          <w:p w:rsidR="00EA1B70" w:rsidRDefault="00AC0EAD">
            <w:r>
              <w:t>A string. When sub-classing, this defines the sub-class entity name.</w:t>
            </w:r>
          </w:p>
        </w:tc>
      </w:tr>
      <w:tr w:rsidR="00EA1B70">
        <w:tc>
          <w:tcPr>
            <w:tcW w:w="2268" w:type="dxa"/>
          </w:tcPr>
          <w:p w:rsidR="00EA1B70" w:rsidRDefault="00AC0EAD">
            <w:r>
              <w:t>href</w:t>
            </w:r>
          </w:p>
        </w:tc>
        <w:tc>
          <w:tcPr>
            <w:tcW w:w="7937" w:type="dxa"/>
          </w:tcPr>
          <w:p w:rsidR="00EA1B70" w:rsidRDefault="00AC0EAD">
            <w:r>
              <w:t>A string. Reference of the related party, could be a party reference or a party role reference.</w:t>
            </w:r>
          </w:p>
        </w:tc>
      </w:tr>
      <w:tr w:rsidR="00EA1B70">
        <w:tc>
          <w:tcPr>
            <w:tcW w:w="2268" w:type="dxa"/>
          </w:tcPr>
          <w:p w:rsidR="00EA1B70" w:rsidRDefault="00AC0EAD">
            <w:r>
              <w:t>id</w:t>
            </w:r>
          </w:p>
        </w:tc>
        <w:tc>
          <w:tcPr>
            <w:tcW w:w="7937" w:type="dxa"/>
          </w:tcPr>
          <w:p w:rsidR="00EA1B70" w:rsidRDefault="00AC0EAD">
            <w:r>
              <w:t>A string. Unique identifier of a related party.</w:t>
            </w:r>
          </w:p>
        </w:tc>
      </w:tr>
      <w:tr w:rsidR="00EA1B70">
        <w:tc>
          <w:tcPr>
            <w:tcW w:w="2268" w:type="dxa"/>
          </w:tcPr>
          <w:p w:rsidR="00EA1B70" w:rsidRDefault="00AC0EAD">
            <w:r>
              <w:t>name</w:t>
            </w:r>
          </w:p>
        </w:tc>
        <w:tc>
          <w:tcPr>
            <w:tcW w:w="7937" w:type="dxa"/>
          </w:tcPr>
          <w:p w:rsidR="00EA1B70" w:rsidRDefault="00AC0EAD">
            <w:r>
              <w:t>A string. Name of the related party.</w:t>
            </w:r>
          </w:p>
        </w:tc>
      </w:tr>
      <w:tr w:rsidR="00EA1B70">
        <w:tc>
          <w:tcPr>
            <w:tcW w:w="2268" w:type="dxa"/>
          </w:tcPr>
          <w:p w:rsidR="00EA1B70" w:rsidRDefault="00AC0EAD">
            <w:r>
              <w:t>role</w:t>
            </w:r>
          </w:p>
        </w:tc>
        <w:tc>
          <w:tcPr>
            <w:tcW w:w="7937" w:type="dxa"/>
          </w:tcPr>
          <w:p w:rsidR="00EA1B70" w:rsidRDefault="00AC0EAD">
            <w:r>
              <w:t>A string. Role of the related party.</w:t>
            </w:r>
          </w:p>
        </w:tc>
      </w:tr>
    </w:tbl>
    <w:p w:rsidR="00EA1B70" w:rsidRDefault="00AC0EAD">
      <w:r>
        <w:rPr>
          <w:i/>
          <w:u w:val="single"/>
        </w:rPr>
        <w:t>TrackingRecord</w:t>
      </w:r>
      <w:r>
        <w:rPr>
          <w:u w:val="single"/>
        </w:rPr>
        <w:t xml:space="preserve"> sub-resource</w:t>
      </w:r>
    </w:p>
    <w:p w:rsidR="00EA1B70" w:rsidRDefault="00AC0EAD">
      <w:r>
        <w:t>Tracking records allow the tracking of modifications on the problem. The tracking records should not be embedded in the problem to allow retrieving the problem without the tracking records.</w:t>
      </w:r>
    </w:p>
    <w:tbl>
      <w:tblPr>
        <w:tblW w:w="0" w:type="auto"/>
        <w:tblLook w:val="04A0" w:firstRow="1" w:lastRow="0" w:firstColumn="1" w:lastColumn="0" w:noHBand="0" w:noVBand="1"/>
      </w:tblPr>
      <w:tblGrid>
        <w:gridCol w:w="2268"/>
        <w:gridCol w:w="7937"/>
      </w:tblGrid>
      <w:tr w:rsidR="00EA1B70">
        <w:tc>
          <w:tcPr>
            <w:tcW w:w="2268" w:type="dxa"/>
          </w:tcPr>
          <w:p w:rsidR="00EA1B70" w:rsidRDefault="00AC0EAD">
            <w:r>
              <w:t>description</w:t>
            </w:r>
          </w:p>
        </w:tc>
        <w:tc>
          <w:tcPr>
            <w:tcW w:w="7937" w:type="dxa"/>
          </w:tcPr>
          <w:p w:rsidR="00EA1B70" w:rsidRDefault="00AC0EAD">
            <w:r>
              <w:t>A string. Describes the action being done, such as: ack, clear.</w:t>
            </w:r>
          </w:p>
        </w:tc>
      </w:tr>
      <w:tr w:rsidR="00EA1B70">
        <w:tc>
          <w:tcPr>
            <w:tcW w:w="2268" w:type="dxa"/>
          </w:tcPr>
          <w:p w:rsidR="00EA1B70" w:rsidRDefault="00AC0EAD">
            <w:r>
              <w:t>extensionInfo</w:t>
            </w:r>
          </w:p>
        </w:tc>
        <w:tc>
          <w:tcPr>
            <w:tcW w:w="7937" w:type="dxa"/>
          </w:tcPr>
          <w:p w:rsidR="00EA1B70" w:rsidRDefault="00AC0EAD">
            <w:r>
              <w:t>A list of characteristics (Characteristic [*]). A generic list of any type of elements. Used for vendor Extensions or loose element encapsulation from other namespaces.</w:t>
            </w:r>
          </w:p>
        </w:tc>
      </w:tr>
      <w:tr w:rsidR="00EA1B70">
        <w:tc>
          <w:tcPr>
            <w:tcW w:w="2268" w:type="dxa"/>
          </w:tcPr>
          <w:p w:rsidR="00EA1B70" w:rsidRDefault="00AC0EAD">
            <w:r>
              <w:t>id</w:t>
            </w:r>
          </w:p>
        </w:tc>
        <w:tc>
          <w:tcPr>
            <w:tcW w:w="7937" w:type="dxa"/>
          </w:tcPr>
          <w:p w:rsidR="00EA1B70" w:rsidRDefault="00AC0EAD">
            <w:r>
              <w:t>A string. Identifier of the TrackingRecord.</w:t>
            </w:r>
          </w:p>
        </w:tc>
      </w:tr>
      <w:tr w:rsidR="00EA1B70">
        <w:tc>
          <w:tcPr>
            <w:tcW w:w="2268" w:type="dxa"/>
          </w:tcPr>
          <w:p w:rsidR="00EA1B70" w:rsidRDefault="00AC0EAD">
            <w:r>
              <w:t>systemId</w:t>
            </w:r>
          </w:p>
        </w:tc>
        <w:tc>
          <w:tcPr>
            <w:tcW w:w="7937" w:type="dxa"/>
          </w:tcPr>
          <w:p w:rsidR="00EA1B70" w:rsidRDefault="00AC0EAD">
            <w:r>
              <w:t>A string. Describes the system Id from which the action was done.</w:t>
            </w:r>
          </w:p>
        </w:tc>
      </w:tr>
      <w:tr w:rsidR="00EA1B70">
        <w:tc>
          <w:tcPr>
            <w:tcW w:w="2268" w:type="dxa"/>
          </w:tcPr>
          <w:p w:rsidR="00EA1B70" w:rsidRDefault="00AC0EAD">
            <w:r>
              <w:t>time</w:t>
            </w:r>
          </w:p>
        </w:tc>
        <w:tc>
          <w:tcPr>
            <w:tcW w:w="7937" w:type="dxa"/>
          </w:tcPr>
          <w:p w:rsidR="00EA1B70" w:rsidRDefault="00AC0EAD">
            <w:r>
              <w:t>A date time (DateTime). Describes the time at which the action was done.</w:t>
            </w:r>
          </w:p>
        </w:tc>
      </w:tr>
      <w:tr w:rsidR="00EA1B70">
        <w:tc>
          <w:tcPr>
            <w:tcW w:w="2268" w:type="dxa"/>
          </w:tcPr>
          <w:p w:rsidR="00EA1B70" w:rsidRDefault="00AC0EAD">
            <w:r>
              <w:t>user</w:t>
            </w:r>
          </w:p>
        </w:tc>
        <w:tc>
          <w:tcPr>
            <w:tcW w:w="7937" w:type="dxa"/>
          </w:tcPr>
          <w:p w:rsidR="00EA1B70" w:rsidRDefault="00AC0EAD">
            <w:r>
              <w:t>A string. Describes the user doing the action.</w:t>
            </w:r>
          </w:p>
        </w:tc>
      </w:tr>
    </w:tbl>
    <w:p w:rsidR="00EA1B70" w:rsidRDefault="00AC0EAD">
      <w:r>
        <w:rPr>
          <w:i/>
          <w:u w:val="single"/>
        </w:rPr>
        <w:t>ChangeRequestRef</w:t>
      </w:r>
      <w:r>
        <w:rPr>
          <w:u w:val="single"/>
        </w:rPr>
        <w:t xml:space="preserve"> relationship</w:t>
      </w:r>
    </w:p>
    <w:p w:rsidR="00EA1B70" w:rsidRDefault="00AC0EAD">
      <w:r>
        <w:t>Reference to a Change Request.</w:t>
      </w:r>
    </w:p>
    <w:tbl>
      <w:tblPr>
        <w:tblW w:w="0" w:type="auto"/>
        <w:tblLook w:val="04A0" w:firstRow="1" w:lastRow="0" w:firstColumn="1" w:lastColumn="0" w:noHBand="0" w:noVBand="1"/>
      </w:tblPr>
      <w:tblGrid>
        <w:gridCol w:w="2268"/>
        <w:gridCol w:w="7937"/>
      </w:tblGrid>
      <w:tr w:rsidR="00EA1B70">
        <w:tc>
          <w:tcPr>
            <w:tcW w:w="2268" w:type="dxa"/>
          </w:tcPr>
          <w:p w:rsidR="00EA1B70" w:rsidRDefault="00AC0EAD">
            <w:r>
              <w:t>@referredType</w:t>
            </w:r>
          </w:p>
        </w:tc>
        <w:tc>
          <w:tcPr>
            <w:tcW w:w="7937" w:type="dxa"/>
          </w:tcPr>
          <w:p w:rsidR="00EA1B70" w:rsidRDefault="00AC0EAD">
            <w:r>
              <w:t>A string. The actual type of the target instance when needed for disambiguation.</w:t>
            </w:r>
          </w:p>
        </w:tc>
      </w:tr>
      <w:tr w:rsidR="00EA1B70">
        <w:tc>
          <w:tcPr>
            <w:tcW w:w="2268" w:type="dxa"/>
          </w:tcPr>
          <w:p w:rsidR="00EA1B70" w:rsidRDefault="00AC0EAD">
            <w:r>
              <w:t>href</w:t>
            </w:r>
          </w:p>
        </w:tc>
        <w:tc>
          <w:tcPr>
            <w:tcW w:w="7937" w:type="dxa"/>
          </w:tcPr>
          <w:p w:rsidR="00EA1B70" w:rsidRDefault="00AC0EAD">
            <w:r>
              <w:t>A string. The reference link to the change request.</w:t>
            </w:r>
          </w:p>
        </w:tc>
      </w:tr>
      <w:tr w:rsidR="00EA1B70">
        <w:tc>
          <w:tcPr>
            <w:tcW w:w="2268" w:type="dxa"/>
          </w:tcPr>
          <w:p w:rsidR="00EA1B70" w:rsidRDefault="00AC0EAD">
            <w:r>
              <w:t>id</w:t>
            </w:r>
          </w:p>
        </w:tc>
        <w:tc>
          <w:tcPr>
            <w:tcW w:w="7937" w:type="dxa"/>
          </w:tcPr>
          <w:p w:rsidR="00EA1B70" w:rsidRDefault="00AC0EAD">
            <w:r>
              <w:t>A string. The identifier of the change request.</w:t>
            </w:r>
          </w:p>
        </w:tc>
      </w:tr>
    </w:tbl>
    <w:p w:rsidR="00EA1B70" w:rsidRDefault="00AC0EAD">
      <w:r>
        <w:rPr>
          <w:i/>
          <w:u w:val="single"/>
        </w:rPr>
        <w:t>EventRef</w:t>
      </w:r>
      <w:r>
        <w:rPr>
          <w:u w:val="single"/>
        </w:rPr>
        <w:t xml:space="preserve"> relationship</w:t>
      </w:r>
    </w:p>
    <w:p w:rsidR="00EA1B70" w:rsidRDefault="00AC0EAD">
      <w:r>
        <w:t>Events linked with service problem.</w:t>
      </w:r>
    </w:p>
    <w:tbl>
      <w:tblPr>
        <w:tblW w:w="0" w:type="auto"/>
        <w:tblLook w:val="04A0" w:firstRow="1" w:lastRow="0" w:firstColumn="1" w:lastColumn="0" w:noHBand="0" w:noVBand="1"/>
      </w:tblPr>
      <w:tblGrid>
        <w:gridCol w:w="2268"/>
        <w:gridCol w:w="7937"/>
      </w:tblGrid>
      <w:tr w:rsidR="00EA1B70">
        <w:tc>
          <w:tcPr>
            <w:tcW w:w="2268" w:type="dxa"/>
          </w:tcPr>
          <w:p w:rsidR="00EA1B70" w:rsidRDefault="00AC0EAD">
            <w:r>
              <w:t>@referredType</w:t>
            </w:r>
          </w:p>
        </w:tc>
        <w:tc>
          <w:tcPr>
            <w:tcW w:w="7937" w:type="dxa"/>
          </w:tcPr>
          <w:p w:rsidR="00EA1B70" w:rsidRDefault="00AC0EAD">
            <w:r>
              <w:t>A string. The actual type of the target instance when needed for disambiguation.</w:t>
            </w:r>
          </w:p>
        </w:tc>
      </w:tr>
      <w:tr w:rsidR="00EA1B70">
        <w:tc>
          <w:tcPr>
            <w:tcW w:w="2268" w:type="dxa"/>
          </w:tcPr>
          <w:p w:rsidR="00EA1B70" w:rsidRDefault="00AC0EAD">
            <w:r>
              <w:t>eventTime</w:t>
            </w:r>
          </w:p>
        </w:tc>
        <w:tc>
          <w:tcPr>
            <w:tcW w:w="7937" w:type="dxa"/>
          </w:tcPr>
          <w:p w:rsidR="00EA1B70" w:rsidRDefault="00AC0EAD">
            <w:r>
              <w:t>A date time (DateTime). Time the event occurred.</w:t>
            </w:r>
          </w:p>
        </w:tc>
      </w:tr>
      <w:tr w:rsidR="00EA1B70">
        <w:tc>
          <w:tcPr>
            <w:tcW w:w="2268" w:type="dxa"/>
          </w:tcPr>
          <w:p w:rsidR="00EA1B70" w:rsidRDefault="00AC0EAD">
            <w:r>
              <w:t>eventType</w:t>
            </w:r>
          </w:p>
        </w:tc>
        <w:tc>
          <w:tcPr>
            <w:tcW w:w="7937" w:type="dxa"/>
          </w:tcPr>
          <w:p w:rsidR="00EA1B70" w:rsidRDefault="00AC0EAD">
            <w:r>
              <w:t>A string. Type of the event.</w:t>
            </w:r>
          </w:p>
        </w:tc>
      </w:tr>
      <w:tr w:rsidR="00EA1B70">
        <w:tc>
          <w:tcPr>
            <w:tcW w:w="2268" w:type="dxa"/>
          </w:tcPr>
          <w:p w:rsidR="00EA1B70" w:rsidRDefault="00AC0EAD">
            <w:r>
              <w:t>href</w:t>
            </w:r>
          </w:p>
        </w:tc>
        <w:tc>
          <w:tcPr>
            <w:tcW w:w="7937" w:type="dxa"/>
          </w:tcPr>
          <w:p w:rsidR="00EA1B70" w:rsidRDefault="00AC0EAD">
            <w:r>
              <w:t>A string. event reference.</w:t>
            </w:r>
          </w:p>
        </w:tc>
      </w:tr>
      <w:tr w:rsidR="00EA1B70">
        <w:tc>
          <w:tcPr>
            <w:tcW w:w="2268" w:type="dxa"/>
          </w:tcPr>
          <w:p w:rsidR="00EA1B70" w:rsidRDefault="00AC0EAD">
            <w:r>
              <w:t>id</w:t>
            </w:r>
          </w:p>
        </w:tc>
        <w:tc>
          <w:tcPr>
            <w:tcW w:w="7937" w:type="dxa"/>
          </w:tcPr>
          <w:p w:rsidR="00EA1B70" w:rsidRDefault="00AC0EAD">
            <w:r>
              <w:t>A string. ID of the event.</w:t>
            </w:r>
          </w:p>
        </w:tc>
      </w:tr>
    </w:tbl>
    <w:p w:rsidR="00EA1B70" w:rsidRDefault="00AC0EAD">
      <w:r>
        <w:rPr>
          <w:i/>
          <w:u w:val="single"/>
        </w:rPr>
        <w:t>RelatedEntityRef</w:t>
      </w:r>
      <w:r>
        <w:rPr>
          <w:u w:val="single"/>
        </w:rPr>
        <w:t xml:space="preserve"> relationship</w:t>
      </w:r>
    </w:p>
    <w:p w:rsidR="00EA1B70" w:rsidRDefault="00AC0EAD">
      <w:r>
        <w:t>A reference to an entity, where the type of the entity is not known in advance.</w:t>
      </w:r>
    </w:p>
    <w:tbl>
      <w:tblPr>
        <w:tblW w:w="0" w:type="auto"/>
        <w:tblLook w:val="04A0" w:firstRow="1" w:lastRow="0" w:firstColumn="1" w:lastColumn="0" w:noHBand="0" w:noVBand="1"/>
      </w:tblPr>
      <w:tblGrid>
        <w:gridCol w:w="2268"/>
        <w:gridCol w:w="7937"/>
      </w:tblGrid>
      <w:tr w:rsidR="00EA1B70">
        <w:tc>
          <w:tcPr>
            <w:tcW w:w="2268" w:type="dxa"/>
          </w:tcPr>
          <w:p w:rsidR="00EA1B70" w:rsidRDefault="00AC0EAD">
            <w:r>
              <w:t>@referredType</w:t>
            </w:r>
          </w:p>
        </w:tc>
        <w:tc>
          <w:tcPr>
            <w:tcW w:w="7937" w:type="dxa"/>
          </w:tcPr>
          <w:p w:rsidR="00EA1B70" w:rsidRDefault="00AC0EAD">
            <w:r>
              <w:t>A string. The actual type of the target instance when needed for disambiguation.</w:t>
            </w:r>
          </w:p>
        </w:tc>
      </w:tr>
      <w:tr w:rsidR="00EA1B70">
        <w:tc>
          <w:tcPr>
            <w:tcW w:w="2268" w:type="dxa"/>
          </w:tcPr>
          <w:p w:rsidR="00EA1B70" w:rsidRDefault="00AC0EAD">
            <w:r>
              <w:t>href</w:t>
            </w:r>
          </w:p>
        </w:tc>
        <w:tc>
          <w:tcPr>
            <w:tcW w:w="7937" w:type="dxa"/>
          </w:tcPr>
          <w:p w:rsidR="00EA1B70" w:rsidRDefault="00AC0EAD">
            <w:r>
              <w:t>A string. The hyperlink to access an entity.</w:t>
            </w:r>
          </w:p>
        </w:tc>
      </w:tr>
      <w:tr w:rsidR="00EA1B70">
        <w:tc>
          <w:tcPr>
            <w:tcW w:w="2268" w:type="dxa"/>
          </w:tcPr>
          <w:p w:rsidR="00EA1B70" w:rsidRDefault="00AC0EAD">
            <w:r>
              <w:t>id</w:t>
            </w:r>
          </w:p>
        </w:tc>
        <w:tc>
          <w:tcPr>
            <w:tcW w:w="7937" w:type="dxa"/>
          </w:tcPr>
          <w:p w:rsidR="00EA1B70" w:rsidRDefault="00AC0EAD">
            <w:r>
              <w:t>A string. The identifier of an entity.</w:t>
            </w:r>
          </w:p>
        </w:tc>
      </w:tr>
      <w:tr w:rsidR="00EA1B70">
        <w:tc>
          <w:tcPr>
            <w:tcW w:w="2268" w:type="dxa"/>
          </w:tcPr>
          <w:p w:rsidR="00EA1B70" w:rsidRDefault="00AC0EAD">
            <w:r>
              <w:t>name</w:t>
            </w:r>
          </w:p>
        </w:tc>
        <w:tc>
          <w:tcPr>
            <w:tcW w:w="7937" w:type="dxa"/>
          </w:tcPr>
          <w:p w:rsidR="00EA1B70" w:rsidRDefault="00AC0EAD">
            <w:r>
              <w:t>A string. The name of an entity.</w:t>
            </w:r>
          </w:p>
        </w:tc>
      </w:tr>
    </w:tbl>
    <w:p w:rsidR="00EA1B70" w:rsidRDefault="00AC0EAD">
      <w:r>
        <w:rPr>
          <w:i/>
          <w:u w:val="single"/>
        </w:rPr>
        <w:t>ResourceAlarmRef</w:t>
      </w:r>
      <w:r>
        <w:rPr>
          <w:u w:val="single"/>
        </w:rPr>
        <w:t xml:space="preserve"> relationship</w:t>
      </w:r>
    </w:p>
    <w:p w:rsidR="00EA1B70" w:rsidRDefault="00AC0EAD">
      <w:r>
        <w:t>A set of alarm ids identifying the alarms that are underlying this problem.</w:t>
      </w:r>
    </w:p>
    <w:tbl>
      <w:tblPr>
        <w:tblW w:w="0" w:type="auto"/>
        <w:tblLook w:val="04A0" w:firstRow="1" w:lastRow="0" w:firstColumn="1" w:lastColumn="0" w:noHBand="0" w:noVBand="1"/>
      </w:tblPr>
      <w:tblGrid>
        <w:gridCol w:w="2268"/>
        <w:gridCol w:w="7937"/>
      </w:tblGrid>
      <w:tr w:rsidR="00EA1B70">
        <w:tc>
          <w:tcPr>
            <w:tcW w:w="2268" w:type="dxa"/>
          </w:tcPr>
          <w:p w:rsidR="00EA1B70" w:rsidRDefault="00AC0EAD">
            <w:r>
              <w:t>@referredType</w:t>
            </w:r>
          </w:p>
        </w:tc>
        <w:tc>
          <w:tcPr>
            <w:tcW w:w="7937" w:type="dxa"/>
          </w:tcPr>
          <w:p w:rsidR="00EA1B70" w:rsidRDefault="00AC0EAD">
            <w:r>
              <w:t>A string. The actual type of the target instance when needed for disambiguation.</w:t>
            </w:r>
          </w:p>
        </w:tc>
      </w:tr>
      <w:tr w:rsidR="00EA1B70">
        <w:tc>
          <w:tcPr>
            <w:tcW w:w="2268" w:type="dxa"/>
          </w:tcPr>
          <w:p w:rsidR="00EA1B70" w:rsidRDefault="00AC0EAD">
            <w:r>
              <w:t>changeRequest</w:t>
            </w:r>
          </w:p>
        </w:tc>
        <w:tc>
          <w:tcPr>
            <w:tcW w:w="7937" w:type="dxa"/>
          </w:tcPr>
          <w:p w:rsidR="00EA1B70" w:rsidRDefault="00AC0EAD">
            <w:r>
              <w:t>A change request reference (ChangeRequestRef). Reference to a Change Request.</w:t>
            </w:r>
          </w:p>
        </w:tc>
      </w:tr>
      <w:tr w:rsidR="00EA1B70">
        <w:tc>
          <w:tcPr>
            <w:tcW w:w="2268" w:type="dxa"/>
          </w:tcPr>
          <w:p w:rsidR="00EA1B70" w:rsidRDefault="00AC0EAD">
            <w:r>
              <w:t>href</w:t>
            </w:r>
          </w:p>
        </w:tc>
        <w:tc>
          <w:tcPr>
            <w:tcW w:w="7937" w:type="dxa"/>
          </w:tcPr>
          <w:p w:rsidR="00EA1B70" w:rsidRDefault="00AC0EAD">
            <w:r>
              <w:t>A string. Reference of the Alarm.</w:t>
            </w:r>
          </w:p>
        </w:tc>
      </w:tr>
      <w:tr w:rsidR="00EA1B70">
        <w:tc>
          <w:tcPr>
            <w:tcW w:w="2268" w:type="dxa"/>
          </w:tcPr>
          <w:p w:rsidR="00EA1B70" w:rsidRDefault="00AC0EAD">
            <w:r>
              <w:t>id</w:t>
            </w:r>
          </w:p>
        </w:tc>
        <w:tc>
          <w:tcPr>
            <w:tcW w:w="7937" w:type="dxa"/>
          </w:tcPr>
          <w:p w:rsidR="00EA1B70" w:rsidRDefault="00AC0EAD">
            <w:r>
              <w:t>A string. Unique identifier of the Alarm.</w:t>
            </w:r>
          </w:p>
        </w:tc>
      </w:tr>
    </w:tbl>
    <w:p w:rsidR="00EA1B70" w:rsidRDefault="00AC0EAD">
      <w:r>
        <w:rPr>
          <w:i/>
          <w:u w:val="single"/>
        </w:rPr>
        <w:t>ResourceRef</w:t>
      </w:r>
      <w:r>
        <w:rPr>
          <w:u w:val="single"/>
        </w:rPr>
        <w:t xml:space="preserve"> relationship</w:t>
      </w:r>
    </w:p>
    <w:p w:rsidR="00EA1B70" w:rsidRDefault="00EA1B70"/>
    <w:tbl>
      <w:tblPr>
        <w:tblW w:w="0" w:type="auto"/>
        <w:tblLook w:val="04A0" w:firstRow="1" w:lastRow="0" w:firstColumn="1" w:lastColumn="0" w:noHBand="0" w:noVBand="1"/>
      </w:tblPr>
      <w:tblGrid>
        <w:gridCol w:w="2268"/>
        <w:gridCol w:w="7937"/>
      </w:tblGrid>
      <w:tr w:rsidR="00EA1B70">
        <w:tc>
          <w:tcPr>
            <w:tcW w:w="2268" w:type="dxa"/>
          </w:tcPr>
          <w:p w:rsidR="00EA1B70" w:rsidRDefault="00AC0EAD">
            <w:r>
              <w:t>@referredType</w:t>
            </w:r>
          </w:p>
        </w:tc>
        <w:tc>
          <w:tcPr>
            <w:tcW w:w="7937" w:type="dxa"/>
          </w:tcPr>
          <w:p w:rsidR="00EA1B70" w:rsidRDefault="00AC0EAD">
            <w:r>
              <w:t>A string. The actual type of the target instance when needed for disambiguation.</w:t>
            </w:r>
          </w:p>
        </w:tc>
      </w:tr>
      <w:tr w:rsidR="00EA1B70">
        <w:tc>
          <w:tcPr>
            <w:tcW w:w="2268" w:type="dxa"/>
          </w:tcPr>
          <w:p w:rsidR="00EA1B70" w:rsidRDefault="00AC0EAD">
            <w:r>
              <w:t>href</w:t>
            </w:r>
          </w:p>
        </w:tc>
        <w:tc>
          <w:tcPr>
            <w:tcW w:w="7937" w:type="dxa"/>
          </w:tcPr>
          <w:p w:rsidR="00EA1B70" w:rsidRDefault="00AC0EAD">
            <w:r>
              <w:t>A string. Reference of the supporting resource.</w:t>
            </w:r>
          </w:p>
        </w:tc>
      </w:tr>
      <w:tr w:rsidR="00EA1B70">
        <w:tc>
          <w:tcPr>
            <w:tcW w:w="2268" w:type="dxa"/>
          </w:tcPr>
          <w:p w:rsidR="00EA1B70" w:rsidRDefault="00AC0EAD">
            <w:r>
              <w:t>id</w:t>
            </w:r>
          </w:p>
        </w:tc>
        <w:tc>
          <w:tcPr>
            <w:tcW w:w="7937" w:type="dxa"/>
          </w:tcPr>
          <w:p w:rsidR="00EA1B70" w:rsidRDefault="00AC0EAD">
            <w:r>
              <w:t>A string. Unique identifier of the supporting resource.</w:t>
            </w:r>
          </w:p>
        </w:tc>
      </w:tr>
      <w:tr w:rsidR="00EA1B70">
        <w:tc>
          <w:tcPr>
            <w:tcW w:w="2268" w:type="dxa"/>
          </w:tcPr>
          <w:p w:rsidR="00EA1B70" w:rsidRDefault="00AC0EAD">
            <w:r>
              <w:t>name</w:t>
            </w:r>
          </w:p>
        </w:tc>
        <w:tc>
          <w:tcPr>
            <w:tcW w:w="7937" w:type="dxa"/>
          </w:tcPr>
          <w:p w:rsidR="00EA1B70" w:rsidRDefault="00AC0EAD">
            <w:r>
              <w:t>A string. Name of the resource supporting the service.</w:t>
            </w:r>
          </w:p>
        </w:tc>
      </w:tr>
    </w:tbl>
    <w:p w:rsidR="00FD6805" w:rsidRDefault="00FD6805"/>
    <w:p w:rsidR="00FD6805" w:rsidRDefault="00FD6805">
      <w:r>
        <w:br w:type="page"/>
      </w:r>
    </w:p>
    <w:p w:rsidR="00EA1B70" w:rsidRDefault="00AC0EAD">
      <w:r>
        <w:rPr>
          <w:i/>
          <w:u w:val="single"/>
        </w:rPr>
        <w:t>SLAViolationRef</w:t>
      </w:r>
      <w:r>
        <w:rPr>
          <w:u w:val="single"/>
        </w:rPr>
        <w:t xml:space="preserve"> relationship</w:t>
      </w:r>
    </w:p>
    <w:p w:rsidR="00EA1B70" w:rsidRDefault="00EA1B70"/>
    <w:tbl>
      <w:tblPr>
        <w:tblW w:w="0" w:type="auto"/>
        <w:tblLook w:val="04A0" w:firstRow="1" w:lastRow="0" w:firstColumn="1" w:lastColumn="0" w:noHBand="0" w:noVBand="1"/>
      </w:tblPr>
      <w:tblGrid>
        <w:gridCol w:w="2268"/>
        <w:gridCol w:w="7937"/>
      </w:tblGrid>
      <w:tr w:rsidR="00EA1B70">
        <w:tc>
          <w:tcPr>
            <w:tcW w:w="2268" w:type="dxa"/>
          </w:tcPr>
          <w:p w:rsidR="00EA1B70" w:rsidRDefault="00AC0EAD">
            <w:r>
              <w:t>@referredType</w:t>
            </w:r>
          </w:p>
        </w:tc>
        <w:tc>
          <w:tcPr>
            <w:tcW w:w="7937" w:type="dxa"/>
          </w:tcPr>
          <w:p w:rsidR="00EA1B70" w:rsidRDefault="00AC0EAD">
            <w:r>
              <w:t>A string. The actual type of the target instance when needed for disambiguation.</w:t>
            </w:r>
          </w:p>
        </w:tc>
      </w:tr>
      <w:tr w:rsidR="00EA1B70">
        <w:tc>
          <w:tcPr>
            <w:tcW w:w="2268" w:type="dxa"/>
          </w:tcPr>
          <w:p w:rsidR="00EA1B70" w:rsidRDefault="00AC0EAD">
            <w:r>
              <w:t>href</w:t>
            </w:r>
          </w:p>
        </w:tc>
        <w:tc>
          <w:tcPr>
            <w:tcW w:w="7937" w:type="dxa"/>
          </w:tcPr>
          <w:p w:rsidR="00EA1B70" w:rsidRDefault="00AC0EAD">
            <w:r>
              <w:t>A string.</w:t>
            </w:r>
          </w:p>
        </w:tc>
      </w:tr>
      <w:tr w:rsidR="00EA1B70">
        <w:tc>
          <w:tcPr>
            <w:tcW w:w="2268" w:type="dxa"/>
          </w:tcPr>
          <w:p w:rsidR="00EA1B70" w:rsidRDefault="00AC0EAD">
            <w:r>
              <w:t>id</w:t>
            </w:r>
          </w:p>
        </w:tc>
        <w:tc>
          <w:tcPr>
            <w:tcW w:w="7937" w:type="dxa"/>
          </w:tcPr>
          <w:p w:rsidR="00EA1B70" w:rsidRDefault="00AC0EAD">
            <w:r>
              <w:t>A string.</w:t>
            </w:r>
          </w:p>
        </w:tc>
      </w:tr>
    </w:tbl>
    <w:p w:rsidR="00EA1B70" w:rsidRDefault="00AC0EAD">
      <w:r>
        <w:rPr>
          <w:i/>
          <w:u w:val="single"/>
        </w:rPr>
        <w:t>ServiceProblemRef</w:t>
      </w:r>
      <w:r>
        <w:rPr>
          <w:u w:val="single"/>
        </w:rPr>
        <w:t xml:space="preserve"> relationship</w:t>
      </w:r>
    </w:p>
    <w:p w:rsidR="00EA1B70" w:rsidRDefault="00EA1B70"/>
    <w:tbl>
      <w:tblPr>
        <w:tblW w:w="0" w:type="auto"/>
        <w:tblLook w:val="04A0" w:firstRow="1" w:lastRow="0" w:firstColumn="1" w:lastColumn="0" w:noHBand="0" w:noVBand="1"/>
      </w:tblPr>
      <w:tblGrid>
        <w:gridCol w:w="2268"/>
        <w:gridCol w:w="7937"/>
      </w:tblGrid>
      <w:tr w:rsidR="00EA1B70">
        <w:tc>
          <w:tcPr>
            <w:tcW w:w="2268" w:type="dxa"/>
          </w:tcPr>
          <w:p w:rsidR="00EA1B70" w:rsidRDefault="00AC0EAD">
            <w:r>
              <w:t>@referredType</w:t>
            </w:r>
          </w:p>
        </w:tc>
        <w:tc>
          <w:tcPr>
            <w:tcW w:w="7937" w:type="dxa"/>
          </w:tcPr>
          <w:p w:rsidR="00EA1B70" w:rsidRDefault="00AC0EAD">
            <w:r>
              <w:t>A string. The actual type of the target instance when needed for disambiguation.</w:t>
            </w:r>
          </w:p>
        </w:tc>
      </w:tr>
      <w:tr w:rsidR="00EA1B70">
        <w:tc>
          <w:tcPr>
            <w:tcW w:w="2268" w:type="dxa"/>
          </w:tcPr>
          <w:p w:rsidR="00EA1B70" w:rsidRDefault="00AC0EAD">
            <w:r>
              <w:t>correlationId</w:t>
            </w:r>
          </w:p>
        </w:tc>
        <w:tc>
          <w:tcPr>
            <w:tcW w:w="7937" w:type="dxa"/>
          </w:tcPr>
          <w:p w:rsidR="00EA1B70" w:rsidRDefault="00AC0EAD">
            <w:r>
              <w:t>A string. Additional identifier coming from an external system.</w:t>
            </w:r>
          </w:p>
        </w:tc>
      </w:tr>
      <w:tr w:rsidR="00EA1B70">
        <w:tc>
          <w:tcPr>
            <w:tcW w:w="2268" w:type="dxa"/>
          </w:tcPr>
          <w:p w:rsidR="00EA1B70" w:rsidRDefault="00AC0EAD">
            <w:r>
              <w:t>href</w:t>
            </w:r>
          </w:p>
        </w:tc>
        <w:tc>
          <w:tcPr>
            <w:tcW w:w="7937" w:type="dxa"/>
          </w:tcPr>
          <w:p w:rsidR="00EA1B70" w:rsidRDefault="00AC0EAD">
            <w:r>
              <w:t>A string. Reference of the Problem.</w:t>
            </w:r>
          </w:p>
        </w:tc>
      </w:tr>
      <w:tr w:rsidR="00EA1B70">
        <w:tc>
          <w:tcPr>
            <w:tcW w:w="2268" w:type="dxa"/>
          </w:tcPr>
          <w:p w:rsidR="00EA1B70" w:rsidRDefault="00AC0EAD">
            <w:r>
              <w:t>id</w:t>
            </w:r>
          </w:p>
        </w:tc>
        <w:tc>
          <w:tcPr>
            <w:tcW w:w="7937" w:type="dxa"/>
          </w:tcPr>
          <w:p w:rsidR="00EA1B70" w:rsidRDefault="00AC0EAD">
            <w:r>
              <w:t>A string. Unique identifier of the Problem.</w:t>
            </w:r>
          </w:p>
        </w:tc>
      </w:tr>
    </w:tbl>
    <w:p w:rsidR="00EA1B70" w:rsidRDefault="00AC0EAD">
      <w:r>
        <w:rPr>
          <w:i/>
          <w:u w:val="single"/>
        </w:rPr>
        <w:t>ServiceRef</w:t>
      </w:r>
      <w:r>
        <w:rPr>
          <w:u w:val="single"/>
        </w:rPr>
        <w:t xml:space="preserve"> relationship</w:t>
      </w:r>
    </w:p>
    <w:p w:rsidR="00EA1B70" w:rsidRDefault="00AC0EAD">
      <w:r>
        <w:t>Service reference, for when Service is used by other entities.</w:t>
      </w:r>
    </w:p>
    <w:tbl>
      <w:tblPr>
        <w:tblW w:w="0" w:type="auto"/>
        <w:tblLook w:val="04A0" w:firstRow="1" w:lastRow="0" w:firstColumn="1" w:lastColumn="0" w:noHBand="0" w:noVBand="1"/>
      </w:tblPr>
      <w:tblGrid>
        <w:gridCol w:w="2268"/>
        <w:gridCol w:w="7937"/>
      </w:tblGrid>
      <w:tr w:rsidR="00EA1B70">
        <w:tc>
          <w:tcPr>
            <w:tcW w:w="2268" w:type="dxa"/>
          </w:tcPr>
          <w:p w:rsidR="00EA1B70" w:rsidRDefault="00AC0EAD">
            <w:r>
              <w:t>@referredType</w:t>
            </w:r>
          </w:p>
        </w:tc>
        <w:tc>
          <w:tcPr>
            <w:tcW w:w="7937" w:type="dxa"/>
          </w:tcPr>
          <w:p w:rsidR="00EA1B70" w:rsidRDefault="00AC0EAD">
            <w:r>
              <w:t>A string. The actual type of the target instance when needed for disambiguation.</w:t>
            </w:r>
          </w:p>
        </w:tc>
      </w:tr>
      <w:tr w:rsidR="00EA1B70">
        <w:tc>
          <w:tcPr>
            <w:tcW w:w="2268" w:type="dxa"/>
          </w:tcPr>
          <w:p w:rsidR="00EA1B70" w:rsidRDefault="00AC0EAD">
            <w:r>
              <w:t>href</w:t>
            </w:r>
          </w:p>
        </w:tc>
        <w:tc>
          <w:tcPr>
            <w:tcW w:w="7937" w:type="dxa"/>
          </w:tcPr>
          <w:p w:rsidR="00EA1B70" w:rsidRDefault="00AC0EAD">
            <w:r>
              <w:t>A string. reference of the service.</w:t>
            </w:r>
          </w:p>
        </w:tc>
      </w:tr>
      <w:tr w:rsidR="00EA1B70">
        <w:tc>
          <w:tcPr>
            <w:tcW w:w="2268" w:type="dxa"/>
          </w:tcPr>
          <w:p w:rsidR="00EA1B70" w:rsidRDefault="00AC0EAD">
            <w:r>
              <w:t>id</w:t>
            </w:r>
          </w:p>
        </w:tc>
        <w:tc>
          <w:tcPr>
            <w:tcW w:w="7937" w:type="dxa"/>
          </w:tcPr>
          <w:p w:rsidR="00EA1B70" w:rsidRDefault="00AC0EAD">
            <w:r>
              <w:t>A string. Id of the service.</w:t>
            </w:r>
          </w:p>
        </w:tc>
      </w:tr>
    </w:tbl>
    <w:p w:rsidR="00EA1B70" w:rsidRDefault="00AC0EAD">
      <w:r>
        <w:rPr>
          <w:i/>
          <w:u w:val="single"/>
        </w:rPr>
        <w:t>TroubleTicketRef</w:t>
      </w:r>
      <w:r>
        <w:rPr>
          <w:u w:val="single"/>
        </w:rPr>
        <w:t xml:space="preserve"> relationship</w:t>
      </w:r>
    </w:p>
    <w:p w:rsidR="00EA1B70" w:rsidRDefault="00AC0EAD">
      <w:r>
        <w:t>A trouble ticket represents a record used for reporting and managing the resolution of resource problems.</w:t>
      </w:r>
    </w:p>
    <w:tbl>
      <w:tblPr>
        <w:tblW w:w="0" w:type="auto"/>
        <w:tblLook w:val="04A0" w:firstRow="1" w:lastRow="0" w:firstColumn="1" w:lastColumn="0" w:noHBand="0" w:noVBand="1"/>
      </w:tblPr>
      <w:tblGrid>
        <w:gridCol w:w="2268"/>
        <w:gridCol w:w="7937"/>
      </w:tblGrid>
      <w:tr w:rsidR="00EA1B70">
        <w:tc>
          <w:tcPr>
            <w:tcW w:w="2268" w:type="dxa"/>
          </w:tcPr>
          <w:p w:rsidR="00EA1B70" w:rsidRDefault="00AC0EAD">
            <w:r>
              <w:t>@referredType</w:t>
            </w:r>
          </w:p>
        </w:tc>
        <w:tc>
          <w:tcPr>
            <w:tcW w:w="7937" w:type="dxa"/>
          </w:tcPr>
          <w:p w:rsidR="00EA1B70" w:rsidRDefault="00AC0EAD">
            <w:r>
              <w:t>A string. The actual type of the target instance when needed for disambiguation.</w:t>
            </w:r>
          </w:p>
        </w:tc>
      </w:tr>
      <w:tr w:rsidR="00EA1B70">
        <w:tc>
          <w:tcPr>
            <w:tcW w:w="2268" w:type="dxa"/>
          </w:tcPr>
          <w:p w:rsidR="00EA1B70" w:rsidRDefault="00AC0EAD">
            <w:r>
              <w:t>correlationId</w:t>
            </w:r>
          </w:p>
        </w:tc>
        <w:tc>
          <w:tcPr>
            <w:tcW w:w="7937" w:type="dxa"/>
          </w:tcPr>
          <w:p w:rsidR="00EA1B70" w:rsidRDefault="00AC0EAD">
            <w:r>
              <w:t>A string. Additional identifier coming from an external system.</w:t>
            </w:r>
          </w:p>
        </w:tc>
      </w:tr>
      <w:tr w:rsidR="00EA1B70">
        <w:tc>
          <w:tcPr>
            <w:tcW w:w="2268" w:type="dxa"/>
          </w:tcPr>
          <w:p w:rsidR="00EA1B70" w:rsidRDefault="00AC0EAD">
            <w:r>
              <w:t>href</w:t>
            </w:r>
          </w:p>
        </w:tc>
        <w:tc>
          <w:tcPr>
            <w:tcW w:w="7937" w:type="dxa"/>
          </w:tcPr>
          <w:p w:rsidR="00EA1B70" w:rsidRDefault="00AC0EAD">
            <w:r>
              <w:t>A string. Reference of the trouble ticket.</w:t>
            </w:r>
          </w:p>
        </w:tc>
      </w:tr>
      <w:tr w:rsidR="00EA1B70">
        <w:tc>
          <w:tcPr>
            <w:tcW w:w="2268" w:type="dxa"/>
          </w:tcPr>
          <w:p w:rsidR="00EA1B70" w:rsidRDefault="00AC0EAD">
            <w:r>
              <w:t>id</w:t>
            </w:r>
          </w:p>
        </w:tc>
        <w:tc>
          <w:tcPr>
            <w:tcW w:w="7937" w:type="dxa"/>
          </w:tcPr>
          <w:p w:rsidR="00EA1B70" w:rsidRDefault="00AC0EAD">
            <w:r>
              <w:t>A string. Unique identifier of the trouble ticket.</w:t>
            </w:r>
          </w:p>
        </w:tc>
      </w:tr>
      <w:tr w:rsidR="00EA1B70">
        <w:tc>
          <w:tcPr>
            <w:tcW w:w="2268" w:type="dxa"/>
          </w:tcPr>
          <w:p w:rsidR="00EA1B70" w:rsidRDefault="00AC0EAD">
            <w:r>
              <w:t>status</w:t>
            </w:r>
          </w:p>
        </w:tc>
        <w:tc>
          <w:tcPr>
            <w:tcW w:w="7937" w:type="dxa"/>
          </w:tcPr>
          <w:p w:rsidR="00EA1B70" w:rsidRDefault="00AC0EAD">
            <w:r>
              <w:t>A string. The current status of the Trouble Ticket.</w:t>
            </w:r>
          </w:p>
        </w:tc>
      </w:tr>
    </w:tbl>
    <w:p w:rsidR="00EA1B70" w:rsidRDefault="00AC0EAD">
      <w:r>
        <w:rPr>
          <w:b/>
        </w:rPr>
        <w:t>Json representation sample</w:t>
      </w:r>
    </w:p>
    <w:p w:rsidR="00EA1B70" w:rsidRDefault="00AC0EAD">
      <w:r>
        <w:t>We provide below the json representation of an example of a 'ServiceProblem' resource object</w:t>
      </w:r>
    </w:p>
    <w:tbl>
      <w:tblPr>
        <w:tblStyle w:val="JsonCode"/>
        <w:tblW w:w="0" w:type="auto"/>
        <w:tblLook w:val="04A0" w:firstRow="1" w:lastRow="0" w:firstColumn="1" w:lastColumn="0" w:noHBand="0" w:noVBand="1"/>
      </w:tblPr>
      <w:tblGrid>
        <w:gridCol w:w="10061"/>
      </w:tblGrid>
      <w:tr w:rsidR="00EA1B70">
        <w:tc>
          <w:tcPr>
            <w:tcW w:w="10205" w:type="dxa"/>
          </w:tcPr>
          <w:p w:rsidR="00EA1B70" w:rsidRDefault="00AC0EAD">
            <w:r>
              <w:rPr>
                <w:sz w:val="20"/>
              </w:rPr>
              <w:t>{</w:t>
            </w:r>
            <w:r>
              <w:rPr>
                <w:sz w:val="20"/>
              </w:rPr>
              <w:br/>
              <w:t xml:space="preserve">    "id": "problemxxxx0000", </w:t>
            </w:r>
            <w:r>
              <w:rPr>
                <w:sz w:val="20"/>
              </w:rPr>
              <w:br/>
              <w:t xml:space="preserve">    "correlationId": "543251", </w:t>
            </w:r>
            <w:r>
              <w:rPr>
                <w:sz w:val="20"/>
              </w:rPr>
              <w:br/>
              <w:t xml:space="preserve">    "originatingSystem": "System_001", </w:t>
            </w:r>
            <w:r>
              <w:rPr>
                <w:sz w:val="20"/>
              </w:rPr>
              <w:br/>
              <w:t xml:space="preserve">    "category": "supplier.originated", </w:t>
            </w:r>
            <w:r>
              <w:rPr>
                <w:sz w:val="20"/>
              </w:rPr>
              <w:br/>
              <w:t xml:space="preserve">    "href": "https://mycsp.com:8080/tmf-api/serviceProblemManagement/v4/serviceProblem/problemxxxx0000", </w:t>
            </w:r>
            <w:r>
              <w:rPr>
                <w:sz w:val="20"/>
              </w:rPr>
              <w:br/>
              <w:t xml:space="preserve">    "impactImportanceFactor": "0", </w:t>
            </w:r>
            <w:r>
              <w:rPr>
                <w:sz w:val="20"/>
              </w:rPr>
              <w:br/>
              <w:t xml:space="preserve">    "priority": "1", </w:t>
            </w:r>
            <w:r>
              <w:rPr>
                <w:sz w:val="20"/>
              </w:rPr>
              <w:br/>
              <w:t xml:space="preserve">    "description": "connection failure between Tokyo and Osaka", </w:t>
            </w:r>
            <w:r>
              <w:rPr>
                <w:sz w:val="20"/>
              </w:rPr>
              <w:br/>
              <w:t xml:space="preserve">    "problemEscalation": "0", </w:t>
            </w:r>
            <w:r>
              <w:rPr>
                <w:sz w:val="20"/>
              </w:rPr>
              <w:br/>
              <w:t xml:space="preserve">    "timeRaised": "2017-10-25T12:14:16.361Z", </w:t>
            </w:r>
            <w:r>
              <w:rPr>
                <w:sz w:val="20"/>
              </w:rPr>
              <w:br/>
              <w:t xml:space="preserve">    "timeChanged": "2017-10-30T12:13:16.361Z", </w:t>
            </w:r>
            <w:r>
              <w:rPr>
                <w:sz w:val="20"/>
              </w:rPr>
              <w:br/>
              <w:t xml:space="preserve">    "statusChangeDate": "2017-10-29T12:00:00.361Z", </w:t>
            </w:r>
            <w:r>
              <w:rPr>
                <w:sz w:val="20"/>
              </w:rPr>
              <w:br/>
              <w:t xml:space="preserve">    "statusChangeReason": "problem analysis has been completed in NP1", </w:t>
            </w:r>
            <w:r>
              <w:rPr>
                <w:sz w:val="20"/>
              </w:rPr>
              <w:br/>
              <w:t xml:space="preserve">    "resolutionDate": "2017-10-29T12:00:00.361Z", </w:t>
            </w:r>
            <w:r>
              <w:rPr>
                <w:sz w:val="20"/>
              </w:rPr>
              <w:br/>
              <w:t xml:space="preserve">    "status": "resolved", </w:t>
            </w:r>
            <w:r>
              <w:rPr>
                <w:sz w:val="20"/>
              </w:rPr>
              <w:br/>
              <w:t xml:space="preserve">    "reason": "Failure of resource NP1_Resource_1 in NP1", </w:t>
            </w:r>
            <w:r>
              <w:rPr>
                <w:sz w:val="20"/>
              </w:rPr>
              <w:br/>
              <w:t xml:space="preserve">    "affectedNumberOfServices": "2", </w:t>
            </w:r>
            <w:r>
              <w:rPr>
                <w:sz w:val="20"/>
              </w:rPr>
              <w:br/>
              <w:t xml:space="preserve">    "firstAlert": {</w:t>
            </w:r>
            <w:r>
              <w:rPr>
                <w:sz w:val="20"/>
              </w:rPr>
              <w:br/>
              <w:t xml:space="preserve">        "alertType": "TroubleTicket", </w:t>
            </w:r>
            <w:r>
              <w:rPr>
                <w:sz w:val="20"/>
              </w:rPr>
              <w:br/>
              <w:t xml:space="preserve">        "id": "NP1_TT_0000000", </w:t>
            </w:r>
            <w:r>
              <w:rPr>
                <w:sz w:val="20"/>
              </w:rPr>
              <w:br/>
              <w:t xml:space="preserve">        "href": "https://mycsp.com:8080/tmf-api/troubleTicketManagement/v4/troubleTicket/NP1_TT_000000"</w:t>
            </w:r>
            <w:r>
              <w:rPr>
                <w:sz w:val="20"/>
              </w:rPr>
              <w:br/>
              <w:t xml:space="preserve">    }, </w:t>
            </w:r>
            <w:r>
              <w:rPr>
                <w:sz w:val="20"/>
              </w:rPr>
              <w:br/>
              <w:t xml:space="preserve">    "responsibleParty": {</w:t>
            </w:r>
            <w:r>
              <w:rPr>
                <w:sz w:val="20"/>
              </w:rPr>
              <w:br/>
              <w:t xml:space="preserve">        "role": "Supplier", </w:t>
            </w:r>
            <w:r>
              <w:rPr>
                <w:sz w:val="20"/>
              </w:rPr>
              <w:br/>
              <w:t xml:space="preserve">        "id": "NP1", </w:t>
            </w:r>
            <w:r>
              <w:rPr>
                <w:sz w:val="20"/>
              </w:rPr>
              <w:br/>
              <w:t xml:space="preserve">        "href": "https://mycsp.com:8080/tmf-api/partyManagement/v4/party/NP1", </w:t>
            </w:r>
            <w:r>
              <w:rPr>
                <w:sz w:val="20"/>
              </w:rPr>
              <w:br/>
              <w:t xml:space="preserve">        "@referredType": "Organization"</w:t>
            </w:r>
            <w:r>
              <w:rPr>
                <w:sz w:val="20"/>
              </w:rPr>
              <w:br/>
              <w:t xml:space="preserve">    }, </w:t>
            </w:r>
            <w:r>
              <w:rPr>
                <w:sz w:val="20"/>
              </w:rPr>
              <w:br/>
              <w:t xml:space="preserve">    "originatorParty": {</w:t>
            </w:r>
            <w:r>
              <w:rPr>
                <w:sz w:val="20"/>
              </w:rPr>
              <w:br/>
              <w:t xml:space="preserve">        "role": "Supplier", </w:t>
            </w:r>
            <w:r>
              <w:rPr>
                <w:sz w:val="20"/>
              </w:rPr>
              <w:br/>
              <w:t xml:space="preserve">        "id": "NP1", </w:t>
            </w:r>
            <w:r>
              <w:rPr>
                <w:sz w:val="20"/>
              </w:rPr>
              <w:br/>
              <w:t xml:space="preserve">        "href": "https://mycsp.com:8080/tmf-api/partyManagement/v4/party/NP1", </w:t>
            </w:r>
            <w:r>
              <w:rPr>
                <w:sz w:val="20"/>
              </w:rPr>
              <w:br/>
              <w:t xml:space="preserve">        "@referredType": "Organization"</w:t>
            </w:r>
            <w:r>
              <w:rPr>
                <w:sz w:val="20"/>
              </w:rPr>
              <w:br/>
              <w:t xml:space="preserve">    }, </w:t>
            </w:r>
            <w:r>
              <w:rPr>
                <w:sz w:val="20"/>
              </w:rPr>
              <w:br/>
              <w:t xml:space="preserve">    "relatedParty": [</w:t>
            </w:r>
            <w:r>
              <w:rPr>
                <w:sz w:val="20"/>
              </w:rPr>
              <w:br/>
              <w:t xml:space="preserve">        {</w:t>
            </w:r>
            <w:r>
              <w:rPr>
                <w:sz w:val="20"/>
              </w:rPr>
              <w:br/>
              <w:t xml:space="preserve">            "role": "Supplier", </w:t>
            </w:r>
            <w:r>
              <w:rPr>
                <w:sz w:val="20"/>
              </w:rPr>
              <w:br/>
              <w:t xml:space="preserve">            "id": "NP1", </w:t>
            </w:r>
            <w:r>
              <w:rPr>
                <w:sz w:val="20"/>
              </w:rPr>
              <w:br/>
              <w:t xml:space="preserve">            "href": "https://mycsp.com:8080/tmf-api/partyManagement/v4/party/NP1", </w:t>
            </w:r>
            <w:r>
              <w:rPr>
                <w:sz w:val="20"/>
              </w:rPr>
              <w:br/>
              <w:t xml:space="preserve">            "@referredType": "Organization"</w:t>
            </w:r>
            <w:r>
              <w:rPr>
                <w:sz w:val="20"/>
              </w:rPr>
              <w:br/>
              <w:t xml:space="preserve">        }, </w:t>
            </w:r>
            <w:r>
              <w:rPr>
                <w:sz w:val="20"/>
              </w:rPr>
              <w:br/>
              <w:t xml:space="preserve">        {</w:t>
            </w:r>
            <w:r>
              <w:rPr>
                <w:sz w:val="20"/>
              </w:rPr>
              <w:br/>
              <w:t xml:space="preserve">            "role": "Partner", </w:t>
            </w:r>
            <w:r>
              <w:rPr>
                <w:sz w:val="20"/>
              </w:rPr>
              <w:br/>
              <w:t xml:space="preserve">            "id": "SP1", </w:t>
            </w:r>
            <w:r>
              <w:rPr>
                <w:sz w:val="20"/>
              </w:rPr>
              <w:br/>
              <w:t xml:space="preserve">            "href": "https://mycsp.com:8080/tmf-api/partyManagement/v4/party/SP1", </w:t>
            </w:r>
            <w:r>
              <w:rPr>
                <w:sz w:val="20"/>
              </w:rPr>
              <w:br/>
              <w:t xml:space="preserve">            "@referredType": "Organization"</w:t>
            </w:r>
            <w:r>
              <w:rPr>
                <w:sz w:val="20"/>
              </w:rPr>
              <w:br/>
              <w:t xml:space="preserve">        }, </w:t>
            </w:r>
            <w:r>
              <w:rPr>
                <w:sz w:val="20"/>
              </w:rPr>
              <w:br/>
              <w:t xml:space="preserve">        {</w:t>
            </w:r>
            <w:r>
              <w:rPr>
                <w:sz w:val="20"/>
              </w:rPr>
              <w:br/>
              <w:t xml:space="preserve">            "role": "Partner", </w:t>
            </w:r>
            <w:r>
              <w:rPr>
                <w:sz w:val="20"/>
              </w:rPr>
              <w:br/>
              <w:t xml:space="preserve">            "id": "SP3", </w:t>
            </w:r>
            <w:r>
              <w:rPr>
                <w:sz w:val="20"/>
              </w:rPr>
              <w:br/>
              <w:t xml:space="preserve">            "href": "https://mycsp.com:8080/tmf-api/partyManagement/v4/party/SP3", </w:t>
            </w:r>
            <w:r>
              <w:rPr>
                <w:sz w:val="20"/>
              </w:rPr>
              <w:br/>
              <w:t xml:space="preserve">            "@referredType": "Organization"</w:t>
            </w:r>
            <w:r>
              <w:rPr>
                <w:sz w:val="20"/>
              </w:rPr>
              <w:br/>
              <w:t xml:space="preserve">        }</w:t>
            </w:r>
            <w:r>
              <w:rPr>
                <w:sz w:val="20"/>
              </w:rPr>
              <w:br/>
              <w:t xml:space="preserve">    ], </w:t>
            </w:r>
            <w:r>
              <w:rPr>
                <w:sz w:val="20"/>
              </w:rPr>
              <w:br/>
              <w:t xml:space="preserve">    "affectedService": [</w:t>
            </w:r>
            <w:r>
              <w:rPr>
                <w:sz w:val="20"/>
              </w:rPr>
              <w:br/>
              <w:t xml:space="preserve">        {</w:t>
            </w:r>
            <w:r>
              <w:rPr>
                <w:sz w:val="20"/>
              </w:rPr>
              <w:br/>
              <w:t xml:space="preserve">            "id": "NP1_Tokyo_Osaka", </w:t>
            </w:r>
            <w:r>
              <w:rPr>
                <w:sz w:val="20"/>
              </w:rPr>
              <w:br/>
              <w:t xml:space="preserve">            "href": "https://mycsp.com:8080/tmf-api/serviceInventoryManagement/v4/service/NW1_Tokyo_Osaka"</w:t>
            </w:r>
            <w:r>
              <w:rPr>
                <w:sz w:val="20"/>
              </w:rPr>
              <w:br/>
              <w:t xml:space="preserve">        }, </w:t>
            </w:r>
            <w:r>
              <w:rPr>
                <w:sz w:val="20"/>
              </w:rPr>
              <w:br/>
              <w:t xml:space="preserve">        {</w:t>
            </w:r>
            <w:r>
              <w:rPr>
                <w:sz w:val="20"/>
              </w:rPr>
              <w:br/>
              <w:t xml:space="preserve">            "id": "NP1_Tokyo_xxxx", </w:t>
            </w:r>
            <w:r>
              <w:rPr>
                <w:sz w:val="20"/>
              </w:rPr>
              <w:br/>
              <w:t xml:space="preserve">            "href": "https://mycsp.com:8080/tmf-api/serviceInventoryManagement/v4/service/NW1_Tokyo_xxxx"</w:t>
            </w:r>
            <w:r>
              <w:rPr>
                <w:sz w:val="20"/>
              </w:rPr>
              <w:br/>
              <w:t xml:space="preserve">        }</w:t>
            </w:r>
            <w:r>
              <w:rPr>
                <w:sz w:val="20"/>
              </w:rPr>
              <w:br/>
              <w:t xml:space="preserve">    ], </w:t>
            </w:r>
            <w:r>
              <w:rPr>
                <w:sz w:val="20"/>
              </w:rPr>
              <w:br/>
              <w:t xml:space="preserve">    "affectedResource": [</w:t>
            </w:r>
            <w:r>
              <w:rPr>
                <w:sz w:val="20"/>
              </w:rPr>
              <w:br/>
              <w:t xml:space="preserve">        {</w:t>
            </w:r>
            <w:r>
              <w:rPr>
                <w:sz w:val="20"/>
              </w:rPr>
              <w:br/>
              <w:t xml:space="preserve">            "id": "NP1_RES_0001", </w:t>
            </w:r>
            <w:r>
              <w:rPr>
                <w:sz w:val="20"/>
              </w:rPr>
              <w:br/>
              <w:t xml:space="preserve">            "href": "https://mycsp.com:8080/tmf-api/resourceInventoryManagement/v4/resource/NW1_RES_0001"</w:t>
            </w:r>
            <w:r>
              <w:rPr>
                <w:sz w:val="20"/>
              </w:rPr>
              <w:br/>
              <w:t xml:space="preserve">        }</w:t>
            </w:r>
            <w:r>
              <w:rPr>
                <w:sz w:val="20"/>
              </w:rPr>
              <w:br/>
              <w:t xml:space="preserve">    ], </w:t>
            </w:r>
            <w:r>
              <w:rPr>
                <w:sz w:val="20"/>
              </w:rPr>
              <w:br/>
              <w:t xml:space="preserve">    "affectedLocation": [</w:t>
            </w:r>
            <w:r>
              <w:rPr>
                <w:sz w:val="20"/>
              </w:rPr>
              <w:br/>
              <w:t xml:space="preserve">        {</w:t>
            </w:r>
            <w:r>
              <w:rPr>
                <w:sz w:val="20"/>
              </w:rPr>
              <w:br/>
              <w:t xml:space="preserve">            "id": "Loc000000", </w:t>
            </w:r>
            <w:r>
              <w:rPr>
                <w:sz w:val="20"/>
              </w:rPr>
              <w:br/>
              <w:t xml:space="preserve">            "href": "https://mycsp.com:8080/tmf-api/geographicAddressManagement/v4/geographicAddress/Loc000000/", </w:t>
            </w:r>
            <w:r>
              <w:rPr>
                <w:sz w:val="20"/>
              </w:rPr>
              <w:br/>
              <w:t xml:space="preserve">            "name": "144 Main Street Tokyo 51663556", </w:t>
            </w:r>
            <w:r>
              <w:rPr>
                <w:sz w:val="20"/>
              </w:rPr>
              <w:br/>
              <w:t xml:space="preserve">            "role": "VPN Endpoint", </w:t>
            </w:r>
            <w:r>
              <w:rPr>
                <w:sz w:val="20"/>
              </w:rPr>
              <w:br/>
              <w:t xml:space="preserve">            </w:t>
            </w:r>
            <w:r w:rsidRPr="006F641E">
              <w:rPr>
                <w:sz w:val="20"/>
                <w:rPrChange w:id="18" w:author="Pierre Gauthier" w:date="2019-03-06T18:57:00Z">
                  <w:rPr>
                    <w:sz w:val="20"/>
                  </w:rPr>
                </w:rPrChange>
              </w:rPr>
              <w:t>"@type": "</w:t>
            </w:r>
            <w:r w:rsidR="00FB2A8B">
              <w:rPr>
                <w:sz w:val="20"/>
              </w:rPr>
              <w:t>G</w:t>
            </w:r>
            <w:r w:rsidRPr="006F641E">
              <w:rPr>
                <w:sz w:val="20"/>
                <w:rPrChange w:id="19" w:author="Pierre Gauthier" w:date="2019-03-06T18:57:00Z">
                  <w:rPr>
                    <w:sz w:val="20"/>
                  </w:rPr>
                </w:rPrChange>
              </w:rPr>
              <w:t>eographicAddress"</w:t>
            </w:r>
            <w:r>
              <w:rPr>
                <w:sz w:val="20"/>
              </w:rPr>
              <w:br/>
              <w:t xml:space="preserve">        }, </w:t>
            </w:r>
            <w:r>
              <w:rPr>
                <w:sz w:val="20"/>
              </w:rPr>
              <w:br/>
              <w:t xml:space="preserve">        {</w:t>
            </w:r>
            <w:bookmarkStart w:id="20" w:name="_GoBack"/>
            <w:bookmarkEnd w:id="20"/>
            <w:r>
              <w:rPr>
                <w:sz w:val="20"/>
              </w:rPr>
              <w:br/>
              <w:t xml:space="preserve">            "id": "Loc000001", </w:t>
            </w:r>
            <w:r>
              <w:rPr>
                <w:sz w:val="20"/>
              </w:rPr>
              <w:br/>
              <w:t xml:space="preserve">            "href": "https://mycsp.com:8080/tmf-api/geographicAddressManagement/v4/geographicAddress/Loc000001/", </w:t>
            </w:r>
            <w:r>
              <w:rPr>
                <w:sz w:val="20"/>
              </w:rPr>
              <w:br/>
              <w:t xml:space="preserve">            "name": "351 Main Street Osaka 3546365", </w:t>
            </w:r>
            <w:r>
              <w:rPr>
                <w:sz w:val="20"/>
              </w:rPr>
              <w:br/>
              <w:t xml:space="preserve">            "role": "VPN Endpoint", </w:t>
            </w:r>
            <w:r>
              <w:rPr>
                <w:sz w:val="20"/>
              </w:rPr>
              <w:br/>
              <w:t xml:space="preserve">            </w:t>
            </w:r>
            <w:r w:rsidRPr="00FB2A8B">
              <w:rPr>
                <w:sz w:val="20"/>
                <w:rPrChange w:id="21" w:author="Pierre Gauthier" w:date="2019-03-06T18:57:00Z">
                  <w:rPr>
                    <w:sz w:val="20"/>
                  </w:rPr>
                </w:rPrChange>
              </w:rPr>
              <w:t>"@type": "</w:t>
            </w:r>
            <w:r w:rsidR="00FB2A8B">
              <w:rPr>
                <w:sz w:val="20"/>
              </w:rPr>
              <w:t>G</w:t>
            </w:r>
            <w:r w:rsidRPr="00FB2A8B">
              <w:rPr>
                <w:sz w:val="20"/>
                <w:rPrChange w:id="22" w:author="Pierre Gauthier" w:date="2019-03-06T18:57:00Z">
                  <w:rPr>
                    <w:sz w:val="20"/>
                  </w:rPr>
                </w:rPrChange>
              </w:rPr>
              <w:t>eographicAddress"</w:t>
            </w:r>
            <w:r w:rsidRPr="00FB2A8B">
              <w:rPr>
                <w:sz w:val="20"/>
                <w:rPrChange w:id="23" w:author="Pierre Gauthier" w:date="2019-03-06T18:57:00Z">
                  <w:rPr>
                    <w:sz w:val="20"/>
                  </w:rPr>
                </w:rPrChange>
              </w:rPr>
              <w:br/>
            </w:r>
            <w:r>
              <w:rPr>
                <w:sz w:val="20"/>
              </w:rPr>
              <w:t xml:space="preserve">        }</w:t>
            </w:r>
            <w:r>
              <w:rPr>
                <w:sz w:val="20"/>
              </w:rPr>
              <w:br/>
              <w:t xml:space="preserve">    ], </w:t>
            </w:r>
            <w:r>
              <w:rPr>
                <w:sz w:val="20"/>
              </w:rPr>
              <w:br/>
              <w:t xml:space="preserve">    "associatedTroubleTicket": [</w:t>
            </w:r>
            <w:r>
              <w:rPr>
                <w:sz w:val="20"/>
              </w:rPr>
              <w:br/>
              <w:t xml:space="preserve">        {</w:t>
            </w:r>
            <w:r>
              <w:rPr>
                <w:sz w:val="20"/>
              </w:rPr>
              <w:br/>
              <w:t xml:space="preserve">            "id": "NP1_TT_0000000", </w:t>
            </w:r>
            <w:r>
              <w:rPr>
                <w:sz w:val="20"/>
              </w:rPr>
              <w:br/>
              <w:t xml:space="preserve">            "href": "https://mycsp.com:8080/tmf-api/troubleTicketManagement/v4/TroubleTicketRef/NP1_TT_000000"</w:t>
            </w:r>
            <w:r>
              <w:rPr>
                <w:sz w:val="20"/>
              </w:rPr>
              <w:br/>
              <w:t xml:space="preserve">        }</w:t>
            </w:r>
            <w:r>
              <w:rPr>
                <w:sz w:val="20"/>
              </w:rPr>
              <w:br/>
              <w:t xml:space="preserve">    ], </w:t>
            </w:r>
            <w:r>
              <w:rPr>
                <w:sz w:val="20"/>
              </w:rPr>
              <w:br/>
              <w:t xml:space="preserve">    "underlyingAlarm": [</w:t>
            </w:r>
            <w:r>
              <w:rPr>
                <w:sz w:val="20"/>
              </w:rPr>
              <w:br/>
              <w:t xml:space="preserve">        {</w:t>
            </w:r>
            <w:r>
              <w:rPr>
                <w:sz w:val="20"/>
              </w:rPr>
              <w:br/>
              <w:t xml:space="preserve">            "id": "NP1_A_0000000", </w:t>
            </w:r>
            <w:r>
              <w:rPr>
                <w:sz w:val="20"/>
              </w:rPr>
              <w:br/>
              <w:t xml:space="preserve">            "href": "https://mycsp.com:8080/tmf-api/alarmManagement/v4/resourceAlarm/NP1_A_000000", </w:t>
            </w:r>
            <w:r>
              <w:rPr>
                <w:sz w:val="20"/>
              </w:rPr>
              <w:br/>
              <w:t xml:space="preserve">            "@referredType": "ResourceAlarm"</w:t>
            </w:r>
            <w:r>
              <w:rPr>
                <w:sz w:val="20"/>
              </w:rPr>
              <w:br/>
              <w:t xml:space="preserve">        }</w:t>
            </w:r>
            <w:r>
              <w:rPr>
                <w:sz w:val="20"/>
              </w:rPr>
              <w:br/>
              <w:t xml:space="preserve">    ], </w:t>
            </w:r>
            <w:r>
              <w:rPr>
                <w:sz w:val="20"/>
              </w:rPr>
              <w:br/>
              <w:t xml:space="preserve">    "associatedSLAViolation": [</w:t>
            </w:r>
            <w:r>
              <w:rPr>
                <w:sz w:val="20"/>
              </w:rPr>
              <w:br/>
              <w:t xml:space="preserve">        {</w:t>
            </w:r>
            <w:r>
              <w:rPr>
                <w:sz w:val="20"/>
              </w:rPr>
              <w:br/>
              <w:t xml:space="preserve">            "id": "NP1_SLA_0000000", </w:t>
            </w:r>
            <w:r>
              <w:rPr>
                <w:sz w:val="20"/>
              </w:rPr>
              <w:br/>
              <w:t xml:space="preserve">            "href": "https://mycsp.com:8080/tmf-api/SLAManagement/v4/SLAViolationRef/NP1_SLA_000000"</w:t>
            </w:r>
            <w:r>
              <w:rPr>
                <w:sz w:val="20"/>
              </w:rPr>
              <w:br/>
              <w:t xml:space="preserve">        }</w:t>
            </w:r>
            <w:r>
              <w:rPr>
                <w:sz w:val="20"/>
              </w:rPr>
              <w:br/>
              <w:t xml:space="preserve">    ], </w:t>
            </w:r>
            <w:r>
              <w:rPr>
                <w:sz w:val="20"/>
              </w:rPr>
              <w:br/>
              <w:t xml:space="preserve">    "relatedEvent": [</w:t>
            </w:r>
            <w:r>
              <w:rPr>
                <w:sz w:val="20"/>
              </w:rPr>
              <w:br/>
              <w:t xml:space="preserve">        {</w:t>
            </w:r>
            <w:r>
              <w:rPr>
                <w:sz w:val="20"/>
              </w:rPr>
              <w:br/>
              <w:t xml:space="preserve">            "eventType": "prediction", </w:t>
            </w:r>
            <w:r>
              <w:rPr>
                <w:sz w:val="20"/>
              </w:rPr>
              <w:br/>
              <w:t xml:space="preserve">            "id": "prediction_0001", </w:t>
            </w:r>
            <w:r>
              <w:rPr>
                <w:sz w:val="20"/>
              </w:rPr>
              <w:br/>
              <w:t xml:space="preserve">            "href": "https://mycsp.com:8080/tmf-api/eventManagement/v4/event/prediction_0001", </w:t>
            </w:r>
            <w:r>
              <w:rPr>
                <w:sz w:val="20"/>
              </w:rPr>
              <w:br/>
              <w:t xml:space="preserve">            "eventTime": "2014-12-20T17:00:00Z"</w:t>
            </w:r>
            <w:r>
              <w:rPr>
                <w:sz w:val="20"/>
              </w:rPr>
              <w:br/>
              <w:t xml:space="preserve">        }</w:t>
            </w:r>
            <w:r>
              <w:rPr>
                <w:sz w:val="20"/>
              </w:rPr>
              <w:br/>
              <w:t xml:space="preserve">    ], </w:t>
            </w:r>
            <w:r>
              <w:rPr>
                <w:sz w:val="20"/>
              </w:rPr>
              <w:br/>
              <w:t xml:space="preserve">    "relatedObject": [</w:t>
            </w:r>
            <w:r>
              <w:rPr>
                <w:sz w:val="20"/>
              </w:rPr>
              <w:br/>
              <w:t xml:space="preserve">        {</w:t>
            </w:r>
            <w:r>
              <w:rPr>
                <w:sz w:val="20"/>
              </w:rPr>
              <w:br/>
              <w:t xml:space="preserve">            "id": "product0001", </w:t>
            </w:r>
            <w:r>
              <w:rPr>
                <w:sz w:val="20"/>
              </w:rPr>
              <w:br/>
              <w:t xml:space="preserve">            "href": "https://mycsp.com:8080/tmf-api/productInventoryManagement/v4/product/product0001", </w:t>
            </w:r>
            <w:r>
              <w:rPr>
                <w:sz w:val="20"/>
              </w:rPr>
              <w:br/>
              <w:t xml:space="preserve">            "@referredType": "Product"</w:t>
            </w:r>
            <w:r>
              <w:rPr>
                <w:sz w:val="20"/>
              </w:rPr>
              <w:br/>
              <w:t xml:space="preserve">        }</w:t>
            </w:r>
            <w:r>
              <w:rPr>
                <w:sz w:val="20"/>
              </w:rPr>
              <w:br/>
              <w:t xml:space="preserve">    ], </w:t>
            </w:r>
            <w:r>
              <w:rPr>
                <w:sz w:val="20"/>
              </w:rPr>
              <w:br/>
              <w:t xml:space="preserve">    "rootCauseService": [</w:t>
            </w:r>
            <w:r>
              <w:rPr>
                <w:sz w:val="20"/>
              </w:rPr>
              <w:br/>
              <w:t xml:space="preserve">        {</w:t>
            </w:r>
            <w:r>
              <w:rPr>
                <w:sz w:val="20"/>
              </w:rPr>
              <w:br/>
              <w:t xml:space="preserve">            "id": "NP1_Tokyo_Osaka", </w:t>
            </w:r>
            <w:r>
              <w:rPr>
                <w:sz w:val="20"/>
              </w:rPr>
              <w:br/>
              <w:t xml:space="preserve">            "href": "https://mycsp.com:8080/tmf-api/serviceInventoryManagement/v4/service/NW1_Tokyo_Osaka"</w:t>
            </w:r>
            <w:r>
              <w:rPr>
                <w:sz w:val="20"/>
              </w:rPr>
              <w:br/>
              <w:t xml:space="preserve">        }</w:t>
            </w:r>
            <w:r>
              <w:rPr>
                <w:sz w:val="20"/>
              </w:rPr>
              <w:br/>
              <w:t xml:space="preserve">    ], </w:t>
            </w:r>
            <w:r>
              <w:rPr>
                <w:sz w:val="20"/>
              </w:rPr>
              <w:br/>
              <w:t xml:space="preserve">    "rootCauseResource": [</w:t>
            </w:r>
            <w:r>
              <w:rPr>
                <w:sz w:val="20"/>
              </w:rPr>
              <w:br/>
              <w:t xml:space="preserve">        {</w:t>
            </w:r>
            <w:r>
              <w:rPr>
                <w:sz w:val="20"/>
              </w:rPr>
              <w:br/>
              <w:t xml:space="preserve">            "id": "NP1_Resource_1", </w:t>
            </w:r>
            <w:r>
              <w:rPr>
                <w:sz w:val="20"/>
              </w:rPr>
              <w:br/>
              <w:t xml:space="preserve">            "href": "https://mycsp.com:8080/tmf-api/resourceInventoryManagement/v4/resource/NP1_Resource_1"</w:t>
            </w:r>
            <w:r>
              <w:rPr>
                <w:sz w:val="20"/>
              </w:rPr>
              <w:br/>
              <w:t xml:space="preserve">        }</w:t>
            </w:r>
            <w:r>
              <w:rPr>
                <w:sz w:val="20"/>
              </w:rPr>
              <w:br/>
              <w:t xml:space="preserve">    ], </w:t>
            </w:r>
            <w:r>
              <w:rPr>
                <w:sz w:val="20"/>
              </w:rPr>
              <w:br/>
              <w:t xml:space="preserve">    "parentProblem": [</w:t>
            </w:r>
            <w:r>
              <w:rPr>
                <w:sz w:val="20"/>
              </w:rPr>
              <w:br/>
              <w:t xml:space="preserve">        {</w:t>
            </w:r>
            <w:r>
              <w:rPr>
                <w:sz w:val="20"/>
              </w:rPr>
              <w:br/>
              <w:t xml:space="preserve">            "id": "problemxxxx0001", </w:t>
            </w:r>
            <w:r>
              <w:rPr>
                <w:sz w:val="20"/>
              </w:rPr>
              <w:br/>
              <w:t xml:space="preserve">            "correlationId": "xxxxxxxx", </w:t>
            </w:r>
            <w:r>
              <w:rPr>
                <w:sz w:val="20"/>
              </w:rPr>
              <w:br/>
              <w:t xml:space="preserve">            "href": "https://mycsp.com:8080/tmf-api/serviceProblemManagement/v4/serviceProblem/problemxxxx0001"</w:t>
            </w:r>
            <w:r>
              <w:rPr>
                <w:sz w:val="20"/>
              </w:rPr>
              <w:br/>
              <w:t xml:space="preserve">        }</w:t>
            </w:r>
            <w:r>
              <w:rPr>
                <w:sz w:val="20"/>
              </w:rPr>
              <w:br/>
              <w:t xml:space="preserve">    ], </w:t>
            </w:r>
            <w:r>
              <w:rPr>
                <w:sz w:val="20"/>
              </w:rPr>
              <w:br/>
              <w:t xml:space="preserve">    "underlyingProblem": [</w:t>
            </w:r>
            <w:r>
              <w:rPr>
                <w:sz w:val="20"/>
              </w:rPr>
              <w:br/>
              <w:t xml:space="preserve">        {</w:t>
            </w:r>
            <w:r>
              <w:rPr>
                <w:sz w:val="20"/>
              </w:rPr>
              <w:br/>
              <w:t xml:space="preserve">            "id": "problemxxxx0001", </w:t>
            </w:r>
            <w:r>
              <w:rPr>
                <w:sz w:val="20"/>
              </w:rPr>
              <w:br/>
              <w:t xml:space="preserve">            "correlationId": "xxxxxxxx", </w:t>
            </w:r>
            <w:r>
              <w:rPr>
                <w:sz w:val="20"/>
              </w:rPr>
              <w:br/>
              <w:t xml:space="preserve">            "href": "https://mycsp.com:8080/tmf-api/serviceProblemManagement/v4/serviceProblem/problemxxxx0001"</w:t>
            </w:r>
            <w:r>
              <w:rPr>
                <w:sz w:val="20"/>
              </w:rPr>
              <w:br/>
              <w:t xml:space="preserve">        }</w:t>
            </w:r>
            <w:r>
              <w:rPr>
                <w:sz w:val="20"/>
              </w:rPr>
              <w:br/>
              <w:t xml:space="preserve">    ], </w:t>
            </w:r>
            <w:r>
              <w:rPr>
                <w:sz w:val="20"/>
              </w:rPr>
              <w:br/>
              <w:t xml:space="preserve">    "trackingRecord": [</w:t>
            </w:r>
            <w:r>
              <w:rPr>
                <w:sz w:val="20"/>
              </w:rPr>
              <w:br/>
              <w:t xml:space="preserve">        {</w:t>
            </w:r>
            <w:r>
              <w:rPr>
                <w:sz w:val="20"/>
              </w:rPr>
              <w:br/>
              <w:t xml:space="preserve">            "description": "yyy cleared the problem", </w:t>
            </w:r>
            <w:r>
              <w:rPr>
                <w:sz w:val="20"/>
              </w:rPr>
              <w:br/>
              <w:t xml:space="preserve">            "systemId": "xxxx", </w:t>
            </w:r>
            <w:r>
              <w:rPr>
                <w:sz w:val="20"/>
              </w:rPr>
              <w:br/>
              <w:t xml:space="preserve">            "time": "2014-12-20T17:00:00Z", </w:t>
            </w:r>
            <w:r>
              <w:rPr>
                <w:sz w:val="20"/>
              </w:rPr>
              <w:br/>
              <w:t xml:space="preserve">            "user": "NPUSER1", </w:t>
            </w:r>
            <w:r>
              <w:rPr>
                <w:sz w:val="20"/>
              </w:rPr>
              <w:br/>
              <w:t xml:space="preserve">            "id": "TR_xxxx", </w:t>
            </w:r>
            <w:r>
              <w:rPr>
                <w:sz w:val="20"/>
              </w:rPr>
              <w:br/>
              <w:t xml:space="preserve">            "extensionInfo": [</w:t>
            </w:r>
            <w:r>
              <w:rPr>
                <w:sz w:val="20"/>
              </w:rPr>
              <w:br/>
              <w:t xml:space="preserve">                {</w:t>
            </w:r>
            <w:r>
              <w:rPr>
                <w:sz w:val="20"/>
              </w:rPr>
              <w:br/>
              <w:t xml:space="preserve">                    "name": "vendorComment", </w:t>
            </w:r>
            <w:r>
              <w:rPr>
                <w:sz w:val="20"/>
              </w:rPr>
              <w:br/>
              <w:t xml:space="preserve">                    "valueType": "string", </w:t>
            </w:r>
            <w:r>
              <w:rPr>
                <w:sz w:val="20"/>
              </w:rPr>
              <w:br/>
              <w:t xml:space="preserve">                    "value": "Watch out for the dog"</w:t>
            </w:r>
            <w:r>
              <w:rPr>
                <w:sz w:val="20"/>
              </w:rPr>
              <w:br/>
              <w:t xml:space="preserve">                }</w:t>
            </w:r>
            <w:r>
              <w:rPr>
                <w:sz w:val="20"/>
              </w:rPr>
              <w:br/>
              <w:t xml:space="preserve">            ]</w:t>
            </w:r>
            <w:r>
              <w:rPr>
                <w:sz w:val="20"/>
              </w:rPr>
              <w:br/>
              <w:t xml:space="preserve">        }</w:t>
            </w:r>
            <w:r>
              <w:rPr>
                <w:sz w:val="20"/>
              </w:rPr>
              <w:br/>
              <w:t xml:space="preserve">    ], </w:t>
            </w:r>
            <w:r>
              <w:rPr>
                <w:sz w:val="20"/>
              </w:rPr>
              <w:br/>
              <w:t xml:space="preserve">    "comment": [</w:t>
            </w:r>
            <w:r>
              <w:rPr>
                <w:sz w:val="20"/>
              </w:rPr>
              <w:br/>
              <w:t xml:space="preserve">        {</w:t>
            </w:r>
            <w:r>
              <w:rPr>
                <w:sz w:val="20"/>
              </w:rPr>
              <w:br/>
              <w:t xml:space="preserve">            "author": {</w:t>
            </w:r>
            <w:r>
              <w:rPr>
                <w:sz w:val="20"/>
              </w:rPr>
              <w:br/>
              <w:t xml:space="preserve">                "id": "SPM_handler_01", </w:t>
            </w:r>
            <w:r>
              <w:rPr>
                <w:sz w:val="20"/>
              </w:rPr>
              <w:br/>
              <w:t xml:space="preserve">                "href": "https://mycsp.com:8080/tmf-api/partyManagement/v4/party/SPM_handler_01", </w:t>
            </w:r>
            <w:r>
              <w:rPr>
                <w:sz w:val="20"/>
              </w:rPr>
              <w:br/>
              <w:t xml:space="preserve">                "@referredType": "Individual"</w:t>
            </w:r>
            <w:r>
              <w:rPr>
                <w:sz w:val="20"/>
              </w:rPr>
              <w:br/>
              <w:t xml:space="preserve">            }, </w:t>
            </w:r>
            <w:r>
              <w:rPr>
                <w:sz w:val="20"/>
              </w:rPr>
              <w:br/>
              <w:t xml:space="preserve">            "date": "2014-12-20T17:00:00Z", </w:t>
            </w:r>
            <w:r>
              <w:rPr>
                <w:sz w:val="20"/>
              </w:rPr>
              <w:br/>
              <w:t xml:space="preserve">            "systemId": "System_002", </w:t>
            </w:r>
            <w:r>
              <w:rPr>
                <w:sz w:val="20"/>
              </w:rPr>
              <w:br/>
              <w:t xml:space="preserve">            "text": "receive trouble ticket from NP1, and create this Service Problem"</w:t>
            </w:r>
            <w:r>
              <w:rPr>
                <w:sz w:val="20"/>
              </w:rPr>
              <w:br/>
              <w:t xml:space="preserve">        }, </w:t>
            </w:r>
            <w:r>
              <w:rPr>
                <w:sz w:val="20"/>
              </w:rPr>
              <w:br/>
              <w:t xml:space="preserve">        {</w:t>
            </w:r>
            <w:r>
              <w:rPr>
                <w:sz w:val="20"/>
              </w:rPr>
              <w:br/>
              <w:t xml:space="preserve">            "author": {</w:t>
            </w:r>
            <w:r>
              <w:rPr>
                <w:sz w:val="20"/>
              </w:rPr>
              <w:br/>
              <w:t xml:space="preserve">                "id": "NP1_handler_11", </w:t>
            </w:r>
            <w:r>
              <w:rPr>
                <w:sz w:val="20"/>
              </w:rPr>
              <w:br/>
              <w:t xml:space="preserve">                "href": "https://mycsp.com:8080/tmf-api/partyManagement/v4/party/NP1_handler_11", </w:t>
            </w:r>
            <w:r>
              <w:rPr>
                <w:sz w:val="20"/>
              </w:rPr>
              <w:br/>
              <w:t xml:space="preserve">                "@referredType": "Individual"</w:t>
            </w:r>
            <w:r>
              <w:rPr>
                <w:sz w:val="20"/>
              </w:rPr>
              <w:br/>
              <w:t xml:space="preserve">            }, </w:t>
            </w:r>
            <w:r>
              <w:rPr>
                <w:sz w:val="20"/>
              </w:rPr>
              <w:br/>
              <w:t xml:space="preserve">            "date": "2014-12-20T17:00:00Z", </w:t>
            </w:r>
            <w:r>
              <w:rPr>
                <w:sz w:val="20"/>
              </w:rPr>
              <w:br/>
              <w:t xml:space="preserve">            "systemId": "System_002", </w:t>
            </w:r>
            <w:r>
              <w:rPr>
                <w:sz w:val="20"/>
              </w:rPr>
              <w:br/>
              <w:t xml:space="preserve">            "text": "status changed to Progress-Held"</w:t>
            </w:r>
            <w:r>
              <w:rPr>
                <w:sz w:val="20"/>
              </w:rPr>
              <w:br/>
              <w:t xml:space="preserve">        }</w:t>
            </w:r>
            <w:r>
              <w:rPr>
                <w:sz w:val="20"/>
              </w:rPr>
              <w:br/>
              <w:t xml:space="preserve">    ], </w:t>
            </w:r>
            <w:r>
              <w:rPr>
                <w:sz w:val="20"/>
              </w:rPr>
              <w:br/>
              <w:t xml:space="preserve">    "impactPatterns": {</w:t>
            </w:r>
            <w:r>
              <w:rPr>
                <w:sz w:val="20"/>
              </w:rPr>
              <w:br/>
              <w:t xml:space="preserve">        "description": "Many services are at risk in this problem", </w:t>
            </w:r>
            <w:r>
              <w:rPr>
                <w:sz w:val="20"/>
              </w:rPr>
              <w:br/>
              <w:t xml:space="preserve">        "extensionInfo": [</w:t>
            </w:r>
            <w:r>
              <w:rPr>
                <w:sz w:val="20"/>
              </w:rPr>
              <w:br/>
              <w:t xml:space="preserve">            {</w:t>
            </w:r>
            <w:r>
              <w:rPr>
                <w:sz w:val="20"/>
              </w:rPr>
              <w:br/>
              <w:t xml:space="preserve">                "name": "ImpactProbability", </w:t>
            </w:r>
            <w:r>
              <w:rPr>
                <w:sz w:val="20"/>
              </w:rPr>
              <w:br/>
              <w:t xml:space="preserve">                "valueType": "boolean", </w:t>
            </w:r>
            <w:r>
              <w:rPr>
                <w:sz w:val="20"/>
              </w:rPr>
              <w:br/>
              <w:t xml:space="preserve">                "value": true</w:t>
            </w:r>
            <w:r>
              <w:rPr>
                <w:sz w:val="20"/>
              </w:rPr>
              <w:br/>
              <w:t xml:space="preserve">            }</w:t>
            </w:r>
            <w:r>
              <w:rPr>
                <w:sz w:val="20"/>
              </w:rPr>
              <w:br/>
              <w:t xml:space="preserve">        ]</w:t>
            </w:r>
            <w:r>
              <w:rPr>
                <w:sz w:val="20"/>
              </w:rPr>
              <w:br/>
              <w:t xml:space="preserve">    }, </w:t>
            </w:r>
            <w:r>
              <w:rPr>
                <w:sz w:val="20"/>
              </w:rPr>
              <w:br/>
              <w:t xml:space="preserve">    "extensionInfo": [</w:t>
            </w:r>
            <w:r>
              <w:rPr>
                <w:sz w:val="20"/>
              </w:rPr>
              <w:br/>
              <w:t xml:space="preserve">        {</w:t>
            </w:r>
            <w:r>
              <w:rPr>
                <w:sz w:val="20"/>
              </w:rPr>
              <w:br/>
              <w:t xml:space="preserve">            "name": "EstimatedCost", </w:t>
            </w:r>
            <w:r>
              <w:rPr>
                <w:sz w:val="20"/>
              </w:rPr>
              <w:br/>
              <w:t xml:space="preserve">            "valueType": "integer", </w:t>
            </w:r>
            <w:r>
              <w:rPr>
                <w:sz w:val="20"/>
              </w:rPr>
              <w:br/>
              <w:t xml:space="preserve">            "value": 20</w:t>
            </w:r>
            <w:r>
              <w:rPr>
                <w:sz w:val="20"/>
              </w:rPr>
              <w:br/>
              <w:t xml:space="preserve">        }</w:t>
            </w:r>
            <w:r>
              <w:rPr>
                <w:sz w:val="20"/>
              </w:rPr>
              <w:br/>
              <w:t xml:space="preserve">    ]</w:t>
            </w:r>
            <w:r>
              <w:rPr>
                <w:sz w:val="20"/>
              </w:rPr>
              <w:br/>
              <w:t>}</w:t>
            </w:r>
          </w:p>
        </w:tc>
      </w:tr>
    </w:tbl>
    <w:p w:rsidR="00EA1B70" w:rsidRDefault="00AC0EAD">
      <w:pPr>
        <w:pStyle w:val="Heading3"/>
      </w:pPr>
      <w:bookmarkStart w:id="24" w:name="_Toc2189861"/>
      <w:r>
        <w:t>Service Problem Event Record resource</w:t>
      </w:r>
      <w:bookmarkEnd w:id="24"/>
    </w:p>
    <w:p w:rsidR="00EA1B70" w:rsidRDefault="00AC0EAD">
      <w:r>
        <w:t>A record of an event (related to a service problemn) received from another system.</w:t>
      </w:r>
    </w:p>
    <w:p w:rsidR="009D74CD" w:rsidRDefault="009D74CD">
      <w:r>
        <w:br w:type="page"/>
      </w:r>
    </w:p>
    <w:p w:rsidR="00EA1B70" w:rsidRDefault="00AC0EAD">
      <w:r>
        <w:rPr>
          <w:b/>
        </w:rPr>
        <w:t>Resource model</w:t>
      </w:r>
    </w:p>
    <w:p w:rsidR="00EA1B70" w:rsidRDefault="000824E9">
      <w:r>
        <w:rPr>
          <w:noProof/>
          <w:lang w:val="en-IE" w:eastAsia="en-IE"/>
        </w:rPr>
        <w:pict>
          <v:shape id="_x0000_i1026" type="#_x0000_t75" style="width:146.25pt;height:286.5pt">
            <v:imagedata r:id="rId17" o:title="Resource_ServiceProblemEventRecord"/>
          </v:shape>
        </w:pict>
      </w:r>
    </w:p>
    <w:p w:rsidR="00EA1B70" w:rsidRDefault="00AC0EAD">
      <w:r>
        <w:rPr>
          <w:b/>
        </w:rPr>
        <w:t>Field descriptions</w:t>
      </w:r>
    </w:p>
    <w:p w:rsidR="00EA1B70" w:rsidRDefault="00AC0EAD">
      <w:r>
        <w:rPr>
          <w:i/>
          <w:u w:val="single"/>
        </w:rPr>
        <w:t>ServiceProblemEventRecord</w:t>
      </w:r>
      <w:r>
        <w:rPr>
          <w:u w:val="single"/>
        </w:rPr>
        <w:t xml:space="preserve"> fields</w:t>
      </w:r>
    </w:p>
    <w:tbl>
      <w:tblPr>
        <w:tblW w:w="0" w:type="auto"/>
        <w:tblLook w:val="04A0" w:firstRow="1" w:lastRow="0" w:firstColumn="1" w:lastColumn="0" w:noHBand="0" w:noVBand="1"/>
      </w:tblPr>
      <w:tblGrid>
        <w:gridCol w:w="2268"/>
        <w:gridCol w:w="7937"/>
      </w:tblGrid>
      <w:tr w:rsidR="00EA1B70">
        <w:tc>
          <w:tcPr>
            <w:tcW w:w="2268" w:type="dxa"/>
          </w:tcPr>
          <w:p w:rsidR="00EA1B70" w:rsidRDefault="00AC0EAD">
            <w:r>
              <w:t>eventTime</w:t>
            </w:r>
          </w:p>
        </w:tc>
        <w:tc>
          <w:tcPr>
            <w:tcW w:w="7937" w:type="dxa"/>
          </w:tcPr>
          <w:p w:rsidR="00EA1B70" w:rsidRDefault="00AC0EAD">
            <w:r>
              <w:t>A date time (DateTime). Time at which the event occurred.</w:t>
            </w:r>
          </w:p>
        </w:tc>
      </w:tr>
      <w:tr w:rsidR="00EA1B70">
        <w:tc>
          <w:tcPr>
            <w:tcW w:w="2268" w:type="dxa"/>
          </w:tcPr>
          <w:p w:rsidR="00EA1B70" w:rsidRDefault="00AC0EAD">
            <w:r>
              <w:t>eventType</w:t>
            </w:r>
          </w:p>
        </w:tc>
        <w:tc>
          <w:tcPr>
            <w:tcW w:w="7937" w:type="dxa"/>
          </w:tcPr>
          <w:p w:rsidR="00EA1B70" w:rsidRDefault="00AC0EAD">
            <w:r>
              <w:t>A string. Type of the recorded event.</w:t>
            </w:r>
          </w:p>
        </w:tc>
      </w:tr>
      <w:tr w:rsidR="00EA1B70">
        <w:tc>
          <w:tcPr>
            <w:tcW w:w="2268" w:type="dxa"/>
          </w:tcPr>
          <w:p w:rsidR="00EA1B70" w:rsidRDefault="00AC0EAD">
            <w:r>
              <w:t>href</w:t>
            </w:r>
          </w:p>
        </w:tc>
        <w:tc>
          <w:tcPr>
            <w:tcW w:w="7937" w:type="dxa"/>
          </w:tcPr>
          <w:p w:rsidR="00EA1B70" w:rsidRDefault="00AC0EAD">
            <w:r>
              <w:t>A string. reference to this resource.</w:t>
            </w:r>
          </w:p>
        </w:tc>
      </w:tr>
      <w:tr w:rsidR="00EA1B70">
        <w:tc>
          <w:tcPr>
            <w:tcW w:w="2268" w:type="dxa"/>
          </w:tcPr>
          <w:p w:rsidR="00EA1B70" w:rsidRDefault="00AC0EAD">
            <w:r>
              <w:t>id</w:t>
            </w:r>
          </w:p>
        </w:tc>
        <w:tc>
          <w:tcPr>
            <w:tcW w:w="7937" w:type="dxa"/>
          </w:tcPr>
          <w:p w:rsidR="00EA1B70" w:rsidRDefault="00AC0EAD">
            <w:r>
              <w:t>A string. Identifier of the service problem event record.</w:t>
            </w:r>
          </w:p>
        </w:tc>
      </w:tr>
      <w:tr w:rsidR="00EA1B70">
        <w:tc>
          <w:tcPr>
            <w:tcW w:w="2268" w:type="dxa"/>
          </w:tcPr>
          <w:p w:rsidR="00EA1B70" w:rsidRDefault="00AC0EAD">
            <w:r>
              <w:t>notification</w:t>
            </w:r>
          </w:p>
        </w:tc>
        <w:tc>
          <w:tcPr>
            <w:tcW w:w="7937" w:type="dxa"/>
          </w:tcPr>
          <w:p w:rsidR="00EA1B70" w:rsidRDefault="00AC0EAD">
            <w:r>
              <w:t>An any (Any). A notification from the possible notifications for Service Problem (such as creation, status change, information required, change).</w:t>
            </w:r>
          </w:p>
        </w:tc>
      </w:tr>
      <w:tr w:rsidR="00EA1B70">
        <w:tc>
          <w:tcPr>
            <w:tcW w:w="2268" w:type="dxa"/>
          </w:tcPr>
          <w:p w:rsidR="00EA1B70" w:rsidRDefault="00AC0EAD">
            <w:r>
              <w:t>recordTime</w:t>
            </w:r>
          </w:p>
        </w:tc>
        <w:tc>
          <w:tcPr>
            <w:tcW w:w="7937" w:type="dxa"/>
          </w:tcPr>
          <w:p w:rsidR="00EA1B70" w:rsidRDefault="00AC0EAD">
            <w:r>
              <w:t>A date time (DateTime). Time at which the record was created.</w:t>
            </w:r>
          </w:p>
        </w:tc>
      </w:tr>
      <w:tr w:rsidR="00EA1B70">
        <w:tc>
          <w:tcPr>
            <w:tcW w:w="2268" w:type="dxa"/>
          </w:tcPr>
          <w:p w:rsidR="00EA1B70" w:rsidRDefault="00AC0EAD">
            <w:r>
              <w:t>serviceProblem</w:t>
            </w:r>
          </w:p>
        </w:tc>
        <w:tc>
          <w:tcPr>
            <w:tcW w:w="7937" w:type="dxa"/>
          </w:tcPr>
          <w:p w:rsidR="00EA1B70" w:rsidRDefault="00AC0EAD">
            <w:r>
              <w:t>A service problem reference (ServiceProblemRef). The service problem to which this record applies.</w:t>
            </w:r>
          </w:p>
        </w:tc>
      </w:tr>
    </w:tbl>
    <w:p w:rsidR="00EA1B70" w:rsidRDefault="00AC0EAD">
      <w:r>
        <w:rPr>
          <w:i/>
          <w:u w:val="single"/>
        </w:rPr>
        <w:t>ServiceProblemRef</w:t>
      </w:r>
      <w:r>
        <w:rPr>
          <w:u w:val="single"/>
        </w:rPr>
        <w:t xml:space="preserve"> relationship</w:t>
      </w:r>
    </w:p>
    <w:p w:rsidR="00EA1B70" w:rsidRDefault="00EA1B70"/>
    <w:tbl>
      <w:tblPr>
        <w:tblW w:w="0" w:type="auto"/>
        <w:tblLook w:val="04A0" w:firstRow="1" w:lastRow="0" w:firstColumn="1" w:lastColumn="0" w:noHBand="0" w:noVBand="1"/>
      </w:tblPr>
      <w:tblGrid>
        <w:gridCol w:w="2268"/>
        <w:gridCol w:w="7937"/>
      </w:tblGrid>
      <w:tr w:rsidR="00EA1B70">
        <w:tc>
          <w:tcPr>
            <w:tcW w:w="2268" w:type="dxa"/>
          </w:tcPr>
          <w:p w:rsidR="00EA1B70" w:rsidRDefault="00AC0EAD">
            <w:r>
              <w:t>@referredType</w:t>
            </w:r>
          </w:p>
        </w:tc>
        <w:tc>
          <w:tcPr>
            <w:tcW w:w="7937" w:type="dxa"/>
          </w:tcPr>
          <w:p w:rsidR="00EA1B70" w:rsidRDefault="00AC0EAD">
            <w:r>
              <w:t>A string. The actual type of the target instance when needed for disambiguation.</w:t>
            </w:r>
          </w:p>
        </w:tc>
      </w:tr>
      <w:tr w:rsidR="00EA1B70">
        <w:tc>
          <w:tcPr>
            <w:tcW w:w="2268" w:type="dxa"/>
          </w:tcPr>
          <w:p w:rsidR="00EA1B70" w:rsidRDefault="00AC0EAD">
            <w:r>
              <w:t>correlationId</w:t>
            </w:r>
          </w:p>
        </w:tc>
        <w:tc>
          <w:tcPr>
            <w:tcW w:w="7937" w:type="dxa"/>
          </w:tcPr>
          <w:p w:rsidR="00EA1B70" w:rsidRDefault="00AC0EAD">
            <w:r>
              <w:t>A string. Additional identifier coming from an external system.</w:t>
            </w:r>
          </w:p>
        </w:tc>
      </w:tr>
      <w:tr w:rsidR="00EA1B70">
        <w:tc>
          <w:tcPr>
            <w:tcW w:w="2268" w:type="dxa"/>
          </w:tcPr>
          <w:p w:rsidR="00EA1B70" w:rsidRDefault="00AC0EAD">
            <w:r>
              <w:t>href</w:t>
            </w:r>
          </w:p>
        </w:tc>
        <w:tc>
          <w:tcPr>
            <w:tcW w:w="7937" w:type="dxa"/>
          </w:tcPr>
          <w:p w:rsidR="00EA1B70" w:rsidRDefault="00AC0EAD">
            <w:r>
              <w:t>A string. Reference of the Problem.</w:t>
            </w:r>
          </w:p>
        </w:tc>
      </w:tr>
      <w:tr w:rsidR="00EA1B70">
        <w:tc>
          <w:tcPr>
            <w:tcW w:w="2268" w:type="dxa"/>
          </w:tcPr>
          <w:p w:rsidR="00EA1B70" w:rsidRDefault="00AC0EAD">
            <w:r>
              <w:t>id</w:t>
            </w:r>
          </w:p>
        </w:tc>
        <w:tc>
          <w:tcPr>
            <w:tcW w:w="7937" w:type="dxa"/>
          </w:tcPr>
          <w:p w:rsidR="00EA1B70" w:rsidRDefault="00AC0EAD">
            <w:r>
              <w:t>A string. Unique identifier of the Problem.</w:t>
            </w:r>
          </w:p>
        </w:tc>
      </w:tr>
    </w:tbl>
    <w:p w:rsidR="00EA1B70" w:rsidRDefault="00AC0EAD">
      <w:r>
        <w:rPr>
          <w:b/>
        </w:rPr>
        <w:t>Json representation sample</w:t>
      </w:r>
    </w:p>
    <w:p w:rsidR="00EA1B70" w:rsidRDefault="00AC0EAD">
      <w:r>
        <w:t>We provide below the json representation of an example of a 'ServiceProblemEventRecord' resource object</w:t>
      </w:r>
    </w:p>
    <w:tbl>
      <w:tblPr>
        <w:tblStyle w:val="JsonCode"/>
        <w:tblW w:w="0" w:type="auto"/>
        <w:tblLook w:val="04A0" w:firstRow="1" w:lastRow="0" w:firstColumn="1" w:lastColumn="0" w:noHBand="0" w:noVBand="1"/>
      </w:tblPr>
      <w:tblGrid>
        <w:gridCol w:w="10061"/>
      </w:tblGrid>
      <w:tr w:rsidR="00EA1B70">
        <w:tc>
          <w:tcPr>
            <w:tcW w:w="10205" w:type="dxa"/>
          </w:tcPr>
          <w:p w:rsidR="00EA1B70" w:rsidRDefault="00AC0EAD">
            <w:r>
              <w:rPr>
                <w:sz w:val="20"/>
              </w:rPr>
              <w:t>{</w:t>
            </w:r>
            <w:r>
              <w:rPr>
                <w:sz w:val="20"/>
              </w:rPr>
              <w:br/>
              <w:t xml:space="preserve">    "id": "42", </w:t>
            </w:r>
            <w:r>
              <w:rPr>
                <w:sz w:val="20"/>
              </w:rPr>
              <w:br/>
              <w:t xml:space="preserve">    "href": "https://mycsp.com:8080/tmf-api/serviceProblemManagement/v4/serviceProblemEventRecord/42", </w:t>
            </w:r>
            <w:r>
              <w:rPr>
                <w:sz w:val="20"/>
              </w:rPr>
              <w:br/>
              <w:t xml:space="preserve">    "recordTime": "2016-08-08T10:45:30.0Z", </w:t>
            </w:r>
            <w:r>
              <w:rPr>
                <w:sz w:val="20"/>
              </w:rPr>
              <w:br/>
              <w:t xml:space="preserve">    "eventType": "ServiceProblemCreationNotification", </w:t>
            </w:r>
            <w:r>
              <w:rPr>
                <w:sz w:val="20"/>
              </w:rPr>
              <w:br/>
              <w:t xml:space="preserve">    "eventTime": "2016-08-08T10:45:25.0Z", </w:t>
            </w:r>
            <w:r>
              <w:rPr>
                <w:sz w:val="20"/>
              </w:rPr>
              <w:br/>
              <w:t xml:space="preserve">    "serviceProblemId": "SP001", </w:t>
            </w:r>
            <w:r>
              <w:rPr>
                <w:sz w:val="20"/>
              </w:rPr>
              <w:br/>
              <w:t xml:space="preserve">    "notification": {</w:t>
            </w:r>
            <w:r>
              <w:rPr>
                <w:sz w:val="20"/>
              </w:rPr>
              <w:br/>
              <w:t xml:space="preserve">        "eventType": "ServiceProblemCreationNotification", </w:t>
            </w:r>
            <w:r>
              <w:rPr>
                <w:sz w:val="20"/>
              </w:rPr>
              <w:br/>
              <w:t xml:space="preserve">        "eventTime": "2016-08-08T10:45:25.0Z", </w:t>
            </w:r>
            <w:r>
              <w:rPr>
                <w:sz w:val="20"/>
              </w:rPr>
              <w:br/>
              <w:t xml:space="preserve">        "eventId": "92775", </w:t>
            </w:r>
            <w:r>
              <w:rPr>
                <w:sz w:val="20"/>
              </w:rPr>
              <w:br/>
              <w:t xml:space="preserve">        "event": {}</w:t>
            </w:r>
            <w:r>
              <w:rPr>
                <w:sz w:val="20"/>
              </w:rPr>
              <w:br/>
              <w:t xml:space="preserve">    }, </w:t>
            </w:r>
            <w:r>
              <w:rPr>
                <w:sz w:val="20"/>
              </w:rPr>
              <w:br/>
              <w:t xml:space="preserve">    "serviceProblem": {</w:t>
            </w:r>
            <w:r>
              <w:rPr>
                <w:sz w:val="20"/>
              </w:rPr>
              <w:br/>
              <w:t xml:space="preserve">        "id": "problemxxxx0000", </w:t>
            </w:r>
            <w:r>
              <w:rPr>
                <w:sz w:val="20"/>
              </w:rPr>
              <w:br/>
              <w:t xml:space="preserve">        "href": "https://mycsp.com:8080/tmf-api/serviceProblemManagement/v4/serviceProblem/problemxxxx0000"</w:t>
            </w:r>
            <w:r>
              <w:rPr>
                <w:sz w:val="20"/>
              </w:rPr>
              <w:br/>
              <w:t xml:space="preserve">    }</w:t>
            </w:r>
            <w:r>
              <w:rPr>
                <w:sz w:val="20"/>
              </w:rPr>
              <w:br/>
              <w:t>}</w:t>
            </w:r>
          </w:p>
        </w:tc>
      </w:tr>
    </w:tbl>
    <w:p w:rsidR="00EA1B70" w:rsidRDefault="00AC0EAD">
      <w:pPr>
        <w:pStyle w:val="Heading3"/>
      </w:pPr>
      <w:bookmarkStart w:id="25" w:name="_Toc2189862"/>
      <w:r>
        <w:t>Problem Acknowledgement resource</w:t>
      </w:r>
      <w:bookmarkEnd w:id="25"/>
    </w:p>
    <w:p w:rsidR="00EA1B70" w:rsidRDefault="00AC0EAD">
      <w:r>
        <w:t>Task resource that requests acknowledgement of problems by the problem handler.</w:t>
      </w:r>
    </w:p>
    <w:p w:rsidR="009D74CD" w:rsidRDefault="009D74CD">
      <w:r>
        <w:br w:type="page"/>
      </w:r>
    </w:p>
    <w:p w:rsidR="00EA1B70" w:rsidRDefault="00AC0EAD">
      <w:r>
        <w:rPr>
          <w:b/>
        </w:rPr>
        <w:t>Resource model</w:t>
      </w:r>
    </w:p>
    <w:p w:rsidR="00EA1B70" w:rsidRDefault="000824E9">
      <w:r>
        <w:pict>
          <v:shape id="_x0000_i1027" type="#_x0000_t75" style="width:270pt;height:403.5pt">
            <v:imagedata r:id="rId18" o:title="Resource_ProblemAcknowledgement"/>
          </v:shape>
        </w:pict>
      </w:r>
    </w:p>
    <w:p w:rsidR="00EA1B70" w:rsidRDefault="00AC0EAD">
      <w:r>
        <w:rPr>
          <w:b/>
        </w:rPr>
        <w:t>Field descriptions</w:t>
      </w:r>
    </w:p>
    <w:p w:rsidR="00EA1B70" w:rsidRDefault="00AC0EAD">
      <w:r>
        <w:rPr>
          <w:i/>
          <w:u w:val="single"/>
        </w:rPr>
        <w:t>ProblemAcknowledgement</w:t>
      </w:r>
      <w:r>
        <w:rPr>
          <w:u w:val="single"/>
        </w:rPr>
        <w:t xml:space="preserve"> fields</w:t>
      </w:r>
    </w:p>
    <w:tbl>
      <w:tblPr>
        <w:tblW w:w="0" w:type="auto"/>
        <w:tblLook w:val="04A0" w:firstRow="1" w:lastRow="0" w:firstColumn="1" w:lastColumn="0" w:noHBand="0" w:noVBand="1"/>
      </w:tblPr>
      <w:tblGrid>
        <w:gridCol w:w="2268"/>
        <w:gridCol w:w="7937"/>
      </w:tblGrid>
      <w:tr w:rsidR="00EA1B70">
        <w:tc>
          <w:tcPr>
            <w:tcW w:w="2268" w:type="dxa"/>
          </w:tcPr>
          <w:p w:rsidR="00EA1B70" w:rsidRDefault="00AC0EAD">
            <w:r>
              <w:t>ackProblem</w:t>
            </w:r>
          </w:p>
        </w:tc>
        <w:tc>
          <w:tcPr>
            <w:tcW w:w="7937" w:type="dxa"/>
          </w:tcPr>
          <w:p w:rsidR="00EA1B70" w:rsidRDefault="00AC0EAD">
            <w:r>
              <w:t>A list of service problem references (ServiceProblemRef [*]). The problems that were acknowledged, populated in the output to this task.</w:t>
            </w:r>
          </w:p>
        </w:tc>
      </w:tr>
      <w:tr w:rsidR="00EA1B70">
        <w:tc>
          <w:tcPr>
            <w:tcW w:w="2268" w:type="dxa"/>
          </w:tcPr>
          <w:p w:rsidR="00EA1B70" w:rsidRDefault="00AC0EAD">
            <w:r>
              <w:t>href</w:t>
            </w:r>
          </w:p>
        </w:tc>
        <w:tc>
          <w:tcPr>
            <w:tcW w:w="7937" w:type="dxa"/>
          </w:tcPr>
          <w:p w:rsidR="00EA1B70" w:rsidRDefault="00AC0EAD">
            <w:r>
              <w:t>A string. Reference to this task resource.</w:t>
            </w:r>
          </w:p>
        </w:tc>
      </w:tr>
      <w:tr w:rsidR="00EA1B70">
        <w:tc>
          <w:tcPr>
            <w:tcW w:w="2268" w:type="dxa"/>
          </w:tcPr>
          <w:p w:rsidR="00EA1B70" w:rsidRDefault="00AC0EAD">
            <w:r>
              <w:t>id</w:t>
            </w:r>
          </w:p>
        </w:tc>
        <w:tc>
          <w:tcPr>
            <w:tcW w:w="7937" w:type="dxa"/>
          </w:tcPr>
          <w:p w:rsidR="00EA1B70" w:rsidRDefault="00AC0EAD">
            <w:r>
              <w:t>A string. Unique identifier of this task resource.</w:t>
            </w:r>
          </w:p>
        </w:tc>
      </w:tr>
      <w:tr w:rsidR="00EA1B70">
        <w:tc>
          <w:tcPr>
            <w:tcW w:w="2268" w:type="dxa"/>
          </w:tcPr>
          <w:p w:rsidR="00EA1B70" w:rsidRDefault="00AC0EAD">
            <w:r>
              <w:t>problem</w:t>
            </w:r>
          </w:p>
        </w:tc>
        <w:tc>
          <w:tcPr>
            <w:tcW w:w="7937" w:type="dxa"/>
          </w:tcPr>
          <w:p w:rsidR="00EA1B70" w:rsidRDefault="00AC0EAD">
            <w:r>
              <w:t>A list of service problem references (ServiceProblemRef [*]). The problems to be acknowledged, relevant in the input to this task.</w:t>
            </w:r>
          </w:p>
        </w:tc>
      </w:tr>
      <w:tr w:rsidR="00EA1B70">
        <w:tc>
          <w:tcPr>
            <w:tcW w:w="2268" w:type="dxa"/>
          </w:tcPr>
          <w:p w:rsidR="00EA1B70" w:rsidRDefault="00AC0EAD">
            <w:r>
              <w:t>trackingRecord</w:t>
            </w:r>
          </w:p>
        </w:tc>
        <w:tc>
          <w:tcPr>
            <w:tcW w:w="7937" w:type="dxa"/>
          </w:tcPr>
          <w:p w:rsidR="00EA1B70" w:rsidRDefault="00AC0EAD">
            <w:r>
              <w:t>A tracking record (TrackingRecord). A record of the action taken in this acknowledgement.</w:t>
            </w:r>
          </w:p>
        </w:tc>
      </w:tr>
    </w:tbl>
    <w:p w:rsidR="00EA1B70" w:rsidRDefault="00AC0EAD">
      <w:r>
        <w:rPr>
          <w:i/>
          <w:u w:val="single"/>
        </w:rPr>
        <w:t>Characteristic</w:t>
      </w:r>
      <w:r>
        <w:rPr>
          <w:u w:val="single"/>
        </w:rPr>
        <w:t xml:space="preserve"> sub-resource</w:t>
      </w:r>
    </w:p>
    <w:p w:rsidR="00EA1B70" w:rsidRDefault="00AC0EAD">
      <w:r>
        <w:t>Describes a given characteristic of an object or entity through a name/value pair.</w:t>
      </w:r>
    </w:p>
    <w:tbl>
      <w:tblPr>
        <w:tblW w:w="0" w:type="auto"/>
        <w:tblLook w:val="04A0" w:firstRow="1" w:lastRow="0" w:firstColumn="1" w:lastColumn="0" w:noHBand="0" w:noVBand="1"/>
      </w:tblPr>
      <w:tblGrid>
        <w:gridCol w:w="2268"/>
        <w:gridCol w:w="7937"/>
      </w:tblGrid>
      <w:tr w:rsidR="00EA1B70">
        <w:tc>
          <w:tcPr>
            <w:tcW w:w="2268" w:type="dxa"/>
          </w:tcPr>
          <w:p w:rsidR="00EA1B70" w:rsidRDefault="00AC0EAD">
            <w:r>
              <w:t>name</w:t>
            </w:r>
          </w:p>
        </w:tc>
        <w:tc>
          <w:tcPr>
            <w:tcW w:w="7937" w:type="dxa"/>
          </w:tcPr>
          <w:p w:rsidR="00EA1B70" w:rsidRDefault="00AC0EAD">
            <w:r>
              <w:t>A string. Name of the characteristic.</w:t>
            </w:r>
          </w:p>
        </w:tc>
      </w:tr>
      <w:tr w:rsidR="00EA1B70">
        <w:tc>
          <w:tcPr>
            <w:tcW w:w="2268" w:type="dxa"/>
          </w:tcPr>
          <w:p w:rsidR="00EA1B70" w:rsidRDefault="00AC0EAD">
            <w:r>
              <w:t>value</w:t>
            </w:r>
          </w:p>
        </w:tc>
        <w:tc>
          <w:tcPr>
            <w:tcW w:w="7937" w:type="dxa"/>
          </w:tcPr>
          <w:p w:rsidR="00EA1B70" w:rsidRDefault="00AC0EAD">
            <w:r>
              <w:t>An any (Any). The value of the characteristic.</w:t>
            </w:r>
          </w:p>
        </w:tc>
      </w:tr>
      <w:tr w:rsidR="00EA1B70">
        <w:tc>
          <w:tcPr>
            <w:tcW w:w="2268" w:type="dxa"/>
          </w:tcPr>
          <w:p w:rsidR="00EA1B70" w:rsidRDefault="00AC0EAD">
            <w:r>
              <w:t>valueType</w:t>
            </w:r>
          </w:p>
        </w:tc>
        <w:tc>
          <w:tcPr>
            <w:tcW w:w="7937" w:type="dxa"/>
          </w:tcPr>
          <w:p w:rsidR="00EA1B70" w:rsidRDefault="00AC0EAD">
            <w:r>
              <w:t>A string. Data type of the value of the characteristic.</w:t>
            </w:r>
          </w:p>
        </w:tc>
      </w:tr>
    </w:tbl>
    <w:p w:rsidR="00EA1B70" w:rsidRDefault="00AC0EAD">
      <w:r>
        <w:rPr>
          <w:i/>
          <w:u w:val="single"/>
        </w:rPr>
        <w:t>TrackingRecord</w:t>
      </w:r>
      <w:r>
        <w:rPr>
          <w:u w:val="single"/>
        </w:rPr>
        <w:t xml:space="preserve"> sub-resource</w:t>
      </w:r>
    </w:p>
    <w:p w:rsidR="00EA1B70" w:rsidRDefault="00AC0EAD">
      <w:r>
        <w:t>Tracking records allow the tracking of modifications on the problem. The tracking records should not be embedded in the problem to allow retrieving the problem without the tracking records.</w:t>
      </w:r>
    </w:p>
    <w:tbl>
      <w:tblPr>
        <w:tblW w:w="0" w:type="auto"/>
        <w:tblLook w:val="04A0" w:firstRow="1" w:lastRow="0" w:firstColumn="1" w:lastColumn="0" w:noHBand="0" w:noVBand="1"/>
      </w:tblPr>
      <w:tblGrid>
        <w:gridCol w:w="2268"/>
        <w:gridCol w:w="7937"/>
      </w:tblGrid>
      <w:tr w:rsidR="00EA1B70">
        <w:tc>
          <w:tcPr>
            <w:tcW w:w="2268" w:type="dxa"/>
          </w:tcPr>
          <w:p w:rsidR="00EA1B70" w:rsidRDefault="00AC0EAD">
            <w:r>
              <w:t>description</w:t>
            </w:r>
          </w:p>
        </w:tc>
        <w:tc>
          <w:tcPr>
            <w:tcW w:w="7937" w:type="dxa"/>
          </w:tcPr>
          <w:p w:rsidR="00EA1B70" w:rsidRDefault="00AC0EAD">
            <w:r>
              <w:t>A string. Describes the action being done, such as: ack, clear.</w:t>
            </w:r>
          </w:p>
        </w:tc>
      </w:tr>
      <w:tr w:rsidR="00EA1B70">
        <w:tc>
          <w:tcPr>
            <w:tcW w:w="2268" w:type="dxa"/>
          </w:tcPr>
          <w:p w:rsidR="00EA1B70" w:rsidRDefault="00AC0EAD">
            <w:r>
              <w:t>extensionInfo</w:t>
            </w:r>
          </w:p>
        </w:tc>
        <w:tc>
          <w:tcPr>
            <w:tcW w:w="7937" w:type="dxa"/>
          </w:tcPr>
          <w:p w:rsidR="00EA1B70" w:rsidRDefault="00AC0EAD">
            <w:r>
              <w:t>A list of characteristics (Characteristic [*]). A generic list of any type of elements. Used for vendor Extensions or loose element encapsulation from other namespaces.</w:t>
            </w:r>
          </w:p>
        </w:tc>
      </w:tr>
      <w:tr w:rsidR="00EA1B70">
        <w:tc>
          <w:tcPr>
            <w:tcW w:w="2268" w:type="dxa"/>
          </w:tcPr>
          <w:p w:rsidR="00EA1B70" w:rsidRDefault="00AC0EAD">
            <w:r>
              <w:t>id</w:t>
            </w:r>
          </w:p>
        </w:tc>
        <w:tc>
          <w:tcPr>
            <w:tcW w:w="7937" w:type="dxa"/>
          </w:tcPr>
          <w:p w:rsidR="00EA1B70" w:rsidRDefault="00AC0EAD">
            <w:r>
              <w:t>A string. Identifier of the TrackingRecord.</w:t>
            </w:r>
          </w:p>
        </w:tc>
      </w:tr>
      <w:tr w:rsidR="00EA1B70">
        <w:tc>
          <w:tcPr>
            <w:tcW w:w="2268" w:type="dxa"/>
          </w:tcPr>
          <w:p w:rsidR="00EA1B70" w:rsidRDefault="00AC0EAD">
            <w:r>
              <w:t>systemId</w:t>
            </w:r>
          </w:p>
        </w:tc>
        <w:tc>
          <w:tcPr>
            <w:tcW w:w="7937" w:type="dxa"/>
          </w:tcPr>
          <w:p w:rsidR="00EA1B70" w:rsidRDefault="00AC0EAD">
            <w:r>
              <w:t>A string. Describes the system Id from which the action was done.</w:t>
            </w:r>
          </w:p>
        </w:tc>
      </w:tr>
      <w:tr w:rsidR="00EA1B70">
        <w:tc>
          <w:tcPr>
            <w:tcW w:w="2268" w:type="dxa"/>
          </w:tcPr>
          <w:p w:rsidR="00EA1B70" w:rsidRDefault="00AC0EAD">
            <w:r>
              <w:t>time</w:t>
            </w:r>
          </w:p>
        </w:tc>
        <w:tc>
          <w:tcPr>
            <w:tcW w:w="7937" w:type="dxa"/>
          </w:tcPr>
          <w:p w:rsidR="00EA1B70" w:rsidRDefault="00AC0EAD">
            <w:r>
              <w:t>A date time (DateTime). Describes the time at which the action was done.</w:t>
            </w:r>
          </w:p>
        </w:tc>
      </w:tr>
      <w:tr w:rsidR="00EA1B70">
        <w:tc>
          <w:tcPr>
            <w:tcW w:w="2268" w:type="dxa"/>
          </w:tcPr>
          <w:p w:rsidR="00EA1B70" w:rsidRDefault="00AC0EAD">
            <w:r>
              <w:t>user</w:t>
            </w:r>
          </w:p>
        </w:tc>
        <w:tc>
          <w:tcPr>
            <w:tcW w:w="7937" w:type="dxa"/>
          </w:tcPr>
          <w:p w:rsidR="00EA1B70" w:rsidRDefault="00AC0EAD">
            <w:r>
              <w:t>A string. Describes the user doing the action.</w:t>
            </w:r>
          </w:p>
        </w:tc>
      </w:tr>
    </w:tbl>
    <w:p w:rsidR="00EA1B70" w:rsidRDefault="00AC0EAD">
      <w:r>
        <w:rPr>
          <w:i/>
          <w:u w:val="single"/>
        </w:rPr>
        <w:t>ServiceProblemRef</w:t>
      </w:r>
      <w:r>
        <w:rPr>
          <w:u w:val="single"/>
        </w:rPr>
        <w:t xml:space="preserve"> relationship</w:t>
      </w:r>
    </w:p>
    <w:p w:rsidR="00EA1B70" w:rsidRDefault="00EA1B70"/>
    <w:tbl>
      <w:tblPr>
        <w:tblW w:w="0" w:type="auto"/>
        <w:tblLook w:val="04A0" w:firstRow="1" w:lastRow="0" w:firstColumn="1" w:lastColumn="0" w:noHBand="0" w:noVBand="1"/>
      </w:tblPr>
      <w:tblGrid>
        <w:gridCol w:w="2268"/>
        <w:gridCol w:w="7937"/>
      </w:tblGrid>
      <w:tr w:rsidR="00EA1B70">
        <w:tc>
          <w:tcPr>
            <w:tcW w:w="2268" w:type="dxa"/>
          </w:tcPr>
          <w:p w:rsidR="00EA1B70" w:rsidRDefault="00AC0EAD">
            <w:r>
              <w:t>@referredType</w:t>
            </w:r>
          </w:p>
        </w:tc>
        <w:tc>
          <w:tcPr>
            <w:tcW w:w="7937" w:type="dxa"/>
          </w:tcPr>
          <w:p w:rsidR="00EA1B70" w:rsidRDefault="00AC0EAD">
            <w:r>
              <w:t>A string. The actual type of the target instance when needed for disambiguation.</w:t>
            </w:r>
          </w:p>
        </w:tc>
      </w:tr>
      <w:tr w:rsidR="00EA1B70">
        <w:tc>
          <w:tcPr>
            <w:tcW w:w="2268" w:type="dxa"/>
          </w:tcPr>
          <w:p w:rsidR="00EA1B70" w:rsidRDefault="00AC0EAD">
            <w:r>
              <w:t>correlationId</w:t>
            </w:r>
          </w:p>
        </w:tc>
        <w:tc>
          <w:tcPr>
            <w:tcW w:w="7937" w:type="dxa"/>
          </w:tcPr>
          <w:p w:rsidR="00EA1B70" w:rsidRDefault="00AC0EAD">
            <w:r>
              <w:t>A string. Additional identifier coming from an external system.</w:t>
            </w:r>
          </w:p>
        </w:tc>
      </w:tr>
      <w:tr w:rsidR="00EA1B70">
        <w:tc>
          <w:tcPr>
            <w:tcW w:w="2268" w:type="dxa"/>
          </w:tcPr>
          <w:p w:rsidR="00EA1B70" w:rsidRDefault="00AC0EAD">
            <w:r>
              <w:t>href</w:t>
            </w:r>
          </w:p>
        </w:tc>
        <w:tc>
          <w:tcPr>
            <w:tcW w:w="7937" w:type="dxa"/>
          </w:tcPr>
          <w:p w:rsidR="00EA1B70" w:rsidRDefault="00AC0EAD">
            <w:r>
              <w:t>A string. Reference of the Problem.</w:t>
            </w:r>
          </w:p>
        </w:tc>
      </w:tr>
      <w:tr w:rsidR="00EA1B70">
        <w:tc>
          <w:tcPr>
            <w:tcW w:w="2268" w:type="dxa"/>
          </w:tcPr>
          <w:p w:rsidR="00EA1B70" w:rsidRDefault="00AC0EAD">
            <w:r>
              <w:t>id</w:t>
            </w:r>
          </w:p>
        </w:tc>
        <w:tc>
          <w:tcPr>
            <w:tcW w:w="7937" w:type="dxa"/>
          </w:tcPr>
          <w:p w:rsidR="00EA1B70" w:rsidRDefault="00AC0EAD">
            <w:r>
              <w:t>A string. Unique identifier of the Problem.</w:t>
            </w:r>
          </w:p>
        </w:tc>
      </w:tr>
    </w:tbl>
    <w:p w:rsidR="00EA1B70" w:rsidRDefault="00AC0EAD">
      <w:r>
        <w:rPr>
          <w:b/>
        </w:rPr>
        <w:t>Json representation sample</w:t>
      </w:r>
    </w:p>
    <w:p w:rsidR="00EA1B70" w:rsidRDefault="00AC0EAD">
      <w:r>
        <w:t>We provide below the json representation of an example of a 'ProblemAcknowledgement' resource object</w:t>
      </w:r>
    </w:p>
    <w:tbl>
      <w:tblPr>
        <w:tblStyle w:val="JsonCode"/>
        <w:tblW w:w="0" w:type="auto"/>
        <w:tblLook w:val="04A0" w:firstRow="1" w:lastRow="0" w:firstColumn="1" w:lastColumn="0" w:noHBand="0" w:noVBand="1"/>
      </w:tblPr>
      <w:tblGrid>
        <w:gridCol w:w="10061"/>
      </w:tblGrid>
      <w:tr w:rsidR="00EA1B70">
        <w:tc>
          <w:tcPr>
            <w:tcW w:w="10205" w:type="dxa"/>
          </w:tcPr>
          <w:p w:rsidR="00EA1B70" w:rsidRDefault="00AC0EAD">
            <w:r>
              <w:rPr>
                <w:sz w:val="20"/>
              </w:rPr>
              <w:t>{</w:t>
            </w:r>
            <w:r>
              <w:rPr>
                <w:sz w:val="20"/>
              </w:rPr>
              <w:br/>
              <w:t xml:space="preserve">    "problem": [</w:t>
            </w:r>
            <w:r>
              <w:rPr>
                <w:sz w:val="20"/>
              </w:rPr>
              <w:br/>
              <w:t xml:space="preserve">        {</w:t>
            </w:r>
            <w:r>
              <w:rPr>
                <w:sz w:val="20"/>
              </w:rPr>
              <w:br/>
              <w:t xml:space="preserve">            "id": "41", </w:t>
            </w:r>
            <w:r>
              <w:rPr>
                <w:sz w:val="20"/>
              </w:rPr>
              <w:br/>
              <w:t xml:space="preserve">            "href": "https://mycsp.com:8080/tmf-api/serviceProblemManagement/v4/serviceProblem/41"</w:t>
            </w:r>
            <w:r>
              <w:rPr>
                <w:sz w:val="20"/>
              </w:rPr>
              <w:br/>
              <w:t xml:space="preserve">        }, </w:t>
            </w:r>
            <w:r>
              <w:rPr>
                <w:sz w:val="20"/>
              </w:rPr>
              <w:br/>
              <w:t xml:space="preserve">        {</w:t>
            </w:r>
            <w:r>
              <w:rPr>
                <w:sz w:val="20"/>
              </w:rPr>
              <w:br/>
              <w:t xml:space="preserve">            "id": "42", </w:t>
            </w:r>
            <w:r>
              <w:rPr>
                <w:sz w:val="20"/>
              </w:rPr>
              <w:br/>
              <w:t xml:space="preserve">            "href": "https://mycsp.com:8080/tmf-api/serviceProblemManagement/v4/serviceProblem/42"</w:t>
            </w:r>
            <w:r>
              <w:rPr>
                <w:sz w:val="20"/>
              </w:rPr>
              <w:br/>
              <w:t xml:space="preserve">        }, </w:t>
            </w:r>
            <w:r>
              <w:rPr>
                <w:sz w:val="20"/>
              </w:rPr>
              <w:br/>
              <w:t xml:space="preserve">        {</w:t>
            </w:r>
            <w:r>
              <w:rPr>
                <w:sz w:val="20"/>
              </w:rPr>
              <w:br/>
              <w:t xml:space="preserve">            "id": "43", </w:t>
            </w:r>
            <w:r>
              <w:rPr>
                <w:sz w:val="20"/>
              </w:rPr>
              <w:br/>
              <w:t xml:space="preserve">            "href": "https://mycsp.com:8080/tmf-api/serviceProblemManagement/v4/serviceProblem/43"</w:t>
            </w:r>
            <w:r>
              <w:rPr>
                <w:sz w:val="20"/>
              </w:rPr>
              <w:br/>
              <w:t xml:space="preserve">        }</w:t>
            </w:r>
            <w:r>
              <w:rPr>
                <w:sz w:val="20"/>
              </w:rPr>
              <w:br/>
              <w:t xml:space="preserve">    ], </w:t>
            </w:r>
            <w:r>
              <w:rPr>
                <w:sz w:val="20"/>
              </w:rPr>
              <w:br/>
              <w:t xml:space="preserve">    "trackingRecord": {</w:t>
            </w:r>
            <w:r>
              <w:rPr>
                <w:sz w:val="20"/>
              </w:rPr>
              <w:br/>
              <w:t xml:space="preserve">        "description": "yyy ack the problem", </w:t>
            </w:r>
            <w:r>
              <w:rPr>
                <w:sz w:val="20"/>
              </w:rPr>
              <w:br/>
              <w:t xml:space="preserve">        "systemId": "xxxx", </w:t>
            </w:r>
            <w:r>
              <w:rPr>
                <w:sz w:val="20"/>
              </w:rPr>
              <w:br/>
              <w:t xml:space="preserve">        "time": "2014-12-20T17:00:00Z", </w:t>
            </w:r>
            <w:r>
              <w:rPr>
                <w:sz w:val="20"/>
              </w:rPr>
              <w:br/>
              <w:t xml:space="preserve">        "user": "NP1"</w:t>
            </w:r>
            <w:r>
              <w:rPr>
                <w:sz w:val="20"/>
              </w:rPr>
              <w:br/>
              <w:t xml:space="preserve">    }</w:t>
            </w:r>
            <w:r>
              <w:rPr>
                <w:sz w:val="20"/>
              </w:rPr>
              <w:br/>
              <w:t>}</w:t>
            </w:r>
          </w:p>
        </w:tc>
      </w:tr>
    </w:tbl>
    <w:p w:rsidR="00EA1B70" w:rsidRDefault="00AC0EAD">
      <w:pPr>
        <w:pStyle w:val="Heading3"/>
      </w:pPr>
      <w:bookmarkStart w:id="26" w:name="_Toc2189863"/>
      <w:r>
        <w:t>Problem Unacknowledgement resource</w:t>
      </w:r>
      <w:bookmarkEnd w:id="26"/>
    </w:p>
    <w:p w:rsidR="00EA1B70" w:rsidRDefault="00AC0EAD">
      <w:r>
        <w:t>Task resource that requests unacknowledgement of problems, rolling back the status of the problems from Acknowledged to Submitted.</w:t>
      </w:r>
    </w:p>
    <w:p w:rsidR="00EA1B70" w:rsidRDefault="00AC0EAD">
      <w:r>
        <w:rPr>
          <w:b/>
        </w:rPr>
        <w:t>Resource model</w:t>
      </w:r>
    </w:p>
    <w:p w:rsidR="00EA1B70" w:rsidRDefault="00FD6805">
      <w:r>
        <w:rPr>
          <w:noProof/>
          <w:lang w:val="en-IE" w:eastAsia="en-IE"/>
        </w:rPr>
        <w:drawing>
          <wp:inline distT="0" distB="0" distL="0" distR="0">
            <wp:extent cx="3543300" cy="5124450"/>
            <wp:effectExtent l="0" t="0" r="0" b="0"/>
            <wp:docPr id="7" name="Picture 7" descr="C:\Users\fernanda.menezes\AppData\Local\Microsoft\Windows\INetCache\Content.Word\Resource_ProblemUnacknowled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rnanda.menezes\AppData\Local\Microsoft\Windows\INetCache\Content.Word\Resource_ProblemUnacknowledgem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300" cy="5124450"/>
                    </a:xfrm>
                    <a:prstGeom prst="rect">
                      <a:avLst/>
                    </a:prstGeom>
                    <a:noFill/>
                    <a:ln>
                      <a:noFill/>
                    </a:ln>
                  </pic:spPr>
                </pic:pic>
              </a:graphicData>
            </a:graphic>
          </wp:inline>
        </w:drawing>
      </w:r>
    </w:p>
    <w:p w:rsidR="009D74CD" w:rsidRDefault="009D74CD"/>
    <w:p w:rsidR="00EA1B70" w:rsidRDefault="00AC0EAD">
      <w:r>
        <w:rPr>
          <w:b/>
        </w:rPr>
        <w:t>Field descriptions</w:t>
      </w:r>
    </w:p>
    <w:p w:rsidR="00EA1B70" w:rsidRDefault="00AC0EAD">
      <w:r>
        <w:rPr>
          <w:i/>
          <w:u w:val="single"/>
        </w:rPr>
        <w:t>ProblemUnacknowledgement</w:t>
      </w:r>
      <w:r>
        <w:rPr>
          <w:u w:val="single"/>
        </w:rPr>
        <w:t xml:space="preserve"> fields</w:t>
      </w:r>
    </w:p>
    <w:tbl>
      <w:tblPr>
        <w:tblW w:w="0" w:type="auto"/>
        <w:tblLook w:val="04A0" w:firstRow="1" w:lastRow="0" w:firstColumn="1" w:lastColumn="0" w:noHBand="0" w:noVBand="1"/>
      </w:tblPr>
      <w:tblGrid>
        <w:gridCol w:w="2268"/>
        <w:gridCol w:w="7937"/>
      </w:tblGrid>
      <w:tr w:rsidR="00EA1B70">
        <w:tc>
          <w:tcPr>
            <w:tcW w:w="2268" w:type="dxa"/>
          </w:tcPr>
          <w:p w:rsidR="00EA1B70" w:rsidRDefault="00AC0EAD">
            <w:r>
              <w:t>href</w:t>
            </w:r>
          </w:p>
        </w:tc>
        <w:tc>
          <w:tcPr>
            <w:tcW w:w="7937" w:type="dxa"/>
          </w:tcPr>
          <w:p w:rsidR="00EA1B70" w:rsidRDefault="00AC0EAD">
            <w:r>
              <w:t>A string. Reference to this task resource.</w:t>
            </w:r>
          </w:p>
        </w:tc>
      </w:tr>
      <w:tr w:rsidR="00EA1B70">
        <w:tc>
          <w:tcPr>
            <w:tcW w:w="2268" w:type="dxa"/>
          </w:tcPr>
          <w:p w:rsidR="00EA1B70" w:rsidRDefault="00AC0EAD">
            <w:r>
              <w:t>id</w:t>
            </w:r>
          </w:p>
        </w:tc>
        <w:tc>
          <w:tcPr>
            <w:tcW w:w="7937" w:type="dxa"/>
          </w:tcPr>
          <w:p w:rsidR="00EA1B70" w:rsidRDefault="00AC0EAD">
            <w:r>
              <w:t>A string. Unique identifier of this task resource.</w:t>
            </w:r>
          </w:p>
        </w:tc>
      </w:tr>
      <w:tr w:rsidR="00EA1B70">
        <w:tc>
          <w:tcPr>
            <w:tcW w:w="2268" w:type="dxa"/>
          </w:tcPr>
          <w:p w:rsidR="00EA1B70" w:rsidRDefault="00AC0EAD">
            <w:r>
              <w:t>problem</w:t>
            </w:r>
          </w:p>
        </w:tc>
        <w:tc>
          <w:tcPr>
            <w:tcW w:w="7937" w:type="dxa"/>
          </w:tcPr>
          <w:p w:rsidR="00EA1B70" w:rsidRDefault="00AC0EAD">
            <w:r>
              <w:t>A list of service problem references (ServiceProblemRef [*]). The problems to be unacknowledged, relevant in the input to this task.</w:t>
            </w:r>
          </w:p>
        </w:tc>
      </w:tr>
      <w:tr w:rsidR="00EA1B70">
        <w:tc>
          <w:tcPr>
            <w:tcW w:w="2268" w:type="dxa"/>
          </w:tcPr>
          <w:p w:rsidR="00EA1B70" w:rsidRDefault="00AC0EAD">
            <w:r>
              <w:t>trackingRecord</w:t>
            </w:r>
          </w:p>
        </w:tc>
        <w:tc>
          <w:tcPr>
            <w:tcW w:w="7937" w:type="dxa"/>
          </w:tcPr>
          <w:p w:rsidR="00EA1B70" w:rsidRDefault="00AC0EAD">
            <w:r>
              <w:t>A tracking record (TrackingRecord). A record of the action taken in this acknowledgement.</w:t>
            </w:r>
          </w:p>
        </w:tc>
      </w:tr>
      <w:tr w:rsidR="00EA1B70">
        <w:tc>
          <w:tcPr>
            <w:tcW w:w="2268" w:type="dxa"/>
          </w:tcPr>
          <w:p w:rsidR="00EA1B70" w:rsidRDefault="00AC0EAD">
            <w:r>
              <w:t>unackProblem</w:t>
            </w:r>
          </w:p>
        </w:tc>
        <w:tc>
          <w:tcPr>
            <w:tcW w:w="7937" w:type="dxa"/>
          </w:tcPr>
          <w:p w:rsidR="00EA1B70" w:rsidRDefault="00AC0EAD">
            <w:r>
              <w:t>A list of service problem references (ServiceProblemRef [*]). The problems that were unacknowledged, populated in the output to this task.</w:t>
            </w:r>
          </w:p>
        </w:tc>
      </w:tr>
    </w:tbl>
    <w:p w:rsidR="00EA1B70" w:rsidRDefault="00AC0EAD">
      <w:r>
        <w:rPr>
          <w:i/>
          <w:u w:val="single"/>
        </w:rPr>
        <w:t>Characteristic</w:t>
      </w:r>
      <w:r>
        <w:rPr>
          <w:u w:val="single"/>
        </w:rPr>
        <w:t xml:space="preserve"> sub-resource</w:t>
      </w:r>
    </w:p>
    <w:p w:rsidR="00EA1B70" w:rsidRDefault="00AC0EAD">
      <w:r>
        <w:t>Describes a given characteristic of an object or entity through a name/value pair.</w:t>
      </w:r>
    </w:p>
    <w:tbl>
      <w:tblPr>
        <w:tblW w:w="0" w:type="auto"/>
        <w:tblLook w:val="04A0" w:firstRow="1" w:lastRow="0" w:firstColumn="1" w:lastColumn="0" w:noHBand="0" w:noVBand="1"/>
      </w:tblPr>
      <w:tblGrid>
        <w:gridCol w:w="2268"/>
        <w:gridCol w:w="7937"/>
      </w:tblGrid>
      <w:tr w:rsidR="00EA1B70">
        <w:tc>
          <w:tcPr>
            <w:tcW w:w="2268" w:type="dxa"/>
          </w:tcPr>
          <w:p w:rsidR="00EA1B70" w:rsidRDefault="00AC0EAD">
            <w:r>
              <w:t>name</w:t>
            </w:r>
          </w:p>
        </w:tc>
        <w:tc>
          <w:tcPr>
            <w:tcW w:w="7937" w:type="dxa"/>
          </w:tcPr>
          <w:p w:rsidR="00EA1B70" w:rsidRDefault="00AC0EAD">
            <w:r>
              <w:t>A string. Name of the characteristic.</w:t>
            </w:r>
          </w:p>
        </w:tc>
      </w:tr>
      <w:tr w:rsidR="00EA1B70">
        <w:tc>
          <w:tcPr>
            <w:tcW w:w="2268" w:type="dxa"/>
          </w:tcPr>
          <w:p w:rsidR="00EA1B70" w:rsidRDefault="00AC0EAD">
            <w:r>
              <w:t>value</w:t>
            </w:r>
          </w:p>
        </w:tc>
        <w:tc>
          <w:tcPr>
            <w:tcW w:w="7937" w:type="dxa"/>
          </w:tcPr>
          <w:p w:rsidR="00EA1B70" w:rsidRDefault="00AC0EAD">
            <w:r>
              <w:t>An any (Any). The value of the characteristic.</w:t>
            </w:r>
          </w:p>
        </w:tc>
      </w:tr>
      <w:tr w:rsidR="00EA1B70">
        <w:tc>
          <w:tcPr>
            <w:tcW w:w="2268" w:type="dxa"/>
          </w:tcPr>
          <w:p w:rsidR="00EA1B70" w:rsidRDefault="00AC0EAD">
            <w:r>
              <w:t>valueType</w:t>
            </w:r>
          </w:p>
        </w:tc>
        <w:tc>
          <w:tcPr>
            <w:tcW w:w="7937" w:type="dxa"/>
          </w:tcPr>
          <w:p w:rsidR="00EA1B70" w:rsidRDefault="00AC0EAD">
            <w:r>
              <w:t>A string. Data type of the value of the characteristic.</w:t>
            </w:r>
          </w:p>
        </w:tc>
      </w:tr>
    </w:tbl>
    <w:p w:rsidR="00EA1B70" w:rsidRDefault="00AC0EAD">
      <w:r>
        <w:rPr>
          <w:i/>
          <w:u w:val="single"/>
        </w:rPr>
        <w:t>TrackingRecord</w:t>
      </w:r>
      <w:r>
        <w:rPr>
          <w:u w:val="single"/>
        </w:rPr>
        <w:t xml:space="preserve"> sub-resource</w:t>
      </w:r>
    </w:p>
    <w:p w:rsidR="00EA1B70" w:rsidRDefault="00AC0EAD">
      <w:r>
        <w:t>Tracking records allow the tracking of modifications on the problem. The tracking records should not be embedded in the problem to allow retrieving the problem without the tracking records.</w:t>
      </w:r>
    </w:p>
    <w:tbl>
      <w:tblPr>
        <w:tblW w:w="0" w:type="auto"/>
        <w:tblLook w:val="04A0" w:firstRow="1" w:lastRow="0" w:firstColumn="1" w:lastColumn="0" w:noHBand="0" w:noVBand="1"/>
      </w:tblPr>
      <w:tblGrid>
        <w:gridCol w:w="2268"/>
        <w:gridCol w:w="7937"/>
      </w:tblGrid>
      <w:tr w:rsidR="00EA1B70">
        <w:tc>
          <w:tcPr>
            <w:tcW w:w="2268" w:type="dxa"/>
          </w:tcPr>
          <w:p w:rsidR="00EA1B70" w:rsidRDefault="00AC0EAD">
            <w:r>
              <w:t>description</w:t>
            </w:r>
          </w:p>
        </w:tc>
        <w:tc>
          <w:tcPr>
            <w:tcW w:w="7937" w:type="dxa"/>
          </w:tcPr>
          <w:p w:rsidR="00EA1B70" w:rsidRDefault="00AC0EAD">
            <w:r>
              <w:t>A string. Describes the action being done, such as: ack, clear.</w:t>
            </w:r>
          </w:p>
        </w:tc>
      </w:tr>
      <w:tr w:rsidR="00EA1B70">
        <w:tc>
          <w:tcPr>
            <w:tcW w:w="2268" w:type="dxa"/>
          </w:tcPr>
          <w:p w:rsidR="00EA1B70" w:rsidRDefault="00AC0EAD">
            <w:r>
              <w:t>extensionInfo</w:t>
            </w:r>
          </w:p>
        </w:tc>
        <w:tc>
          <w:tcPr>
            <w:tcW w:w="7937" w:type="dxa"/>
          </w:tcPr>
          <w:p w:rsidR="00EA1B70" w:rsidRDefault="00AC0EAD">
            <w:r>
              <w:t>A list of characteristics (Characteristic [*]). A generic list of any type of elements. Used for vendor Extensions or loose element encapsulation from other namespaces.</w:t>
            </w:r>
          </w:p>
        </w:tc>
      </w:tr>
      <w:tr w:rsidR="00EA1B70">
        <w:tc>
          <w:tcPr>
            <w:tcW w:w="2268" w:type="dxa"/>
          </w:tcPr>
          <w:p w:rsidR="00EA1B70" w:rsidRDefault="00AC0EAD">
            <w:r>
              <w:t>id</w:t>
            </w:r>
          </w:p>
        </w:tc>
        <w:tc>
          <w:tcPr>
            <w:tcW w:w="7937" w:type="dxa"/>
          </w:tcPr>
          <w:p w:rsidR="00EA1B70" w:rsidRDefault="00AC0EAD">
            <w:r>
              <w:t>A string. Identifier of the TrackingRecord.</w:t>
            </w:r>
          </w:p>
        </w:tc>
      </w:tr>
      <w:tr w:rsidR="00EA1B70">
        <w:tc>
          <w:tcPr>
            <w:tcW w:w="2268" w:type="dxa"/>
          </w:tcPr>
          <w:p w:rsidR="00EA1B70" w:rsidRDefault="00AC0EAD">
            <w:r>
              <w:t>systemId</w:t>
            </w:r>
          </w:p>
        </w:tc>
        <w:tc>
          <w:tcPr>
            <w:tcW w:w="7937" w:type="dxa"/>
          </w:tcPr>
          <w:p w:rsidR="00EA1B70" w:rsidRDefault="00AC0EAD">
            <w:r>
              <w:t>A string. Describes the system Id from which the action was done.</w:t>
            </w:r>
          </w:p>
        </w:tc>
      </w:tr>
      <w:tr w:rsidR="00EA1B70">
        <w:tc>
          <w:tcPr>
            <w:tcW w:w="2268" w:type="dxa"/>
          </w:tcPr>
          <w:p w:rsidR="00EA1B70" w:rsidRDefault="00AC0EAD">
            <w:r>
              <w:t>time</w:t>
            </w:r>
          </w:p>
        </w:tc>
        <w:tc>
          <w:tcPr>
            <w:tcW w:w="7937" w:type="dxa"/>
          </w:tcPr>
          <w:p w:rsidR="00EA1B70" w:rsidRDefault="00AC0EAD">
            <w:r>
              <w:t>A date time (DateTime). Describes the time at which the action was done.</w:t>
            </w:r>
          </w:p>
        </w:tc>
      </w:tr>
      <w:tr w:rsidR="00EA1B70">
        <w:tc>
          <w:tcPr>
            <w:tcW w:w="2268" w:type="dxa"/>
          </w:tcPr>
          <w:p w:rsidR="00EA1B70" w:rsidRDefault="00AC0EAD">
            <w:r>
              <w:t>user</w:t>
            </w:r>
          </w:p>
        </w:tc>
        <w:tc>
          <w:tcPr>
            <w:tcW w:w="7937" w:type="dxa"/>
          </w:tcPr>
          <w:p w:rsidR="00EA1B70" w:rsidRDefault="00AC0EAD">
            <w:r>
              <w:t>A string. Describes the user doing the action.</w:t>
            </w:r>
          </w:p>
        </w:tc>
      </w:tr>
    </w:tbl>
    <w:p w:rsidR="00EA1B70" w:rsidRDefault="00AC0EAD">
      <w:r>
        <w:rPr>
          <w:i/>
          <w:u w:val="single"/>
        </w:rPr>
        <w:t>ServiceProblemRef</w:t>
      </w:r>
      <w:r>
        <w:rPr>
          <w:u w:val="single"/>
        </w:rPr>
        <w:t xml:space="preserve"> relationship</w:t>
      </w:r>
    </w:p>
    <w:p w:rsidR="00EA1B70" w:rsidRDefault="00EA1B70"/>
    <w:tbl>
      <w:tblPr>
        <w:tblW w:w="0" w:type="auto"/>
        <w:tblLook w:val="04A0" w:firstRow="1" w:lastRow="0" w:firstColumn="1" w:lastColumn="0" w:noHBand="0" w:noVBand="1"/>
      </w:tblPr>
      <w:tblGrid>
        <w:gridCol w:w="2268"/>
        <w:gridCol w:w="7937"/>
      </w:tblGrid>
      <w:tr w:rsidR="00EA1B70">
        <w:tc>
          <w:tcPr>
            <w:tcW w:w="2268" w:type="dxa"/>
          </w:tcPr>
          <w:p w:rsidR="00EA1B70" w:rsidRDefault="00AC0EAD">
            <w:r>
              <w:t>@referredType</w:t>
            </w:r>
          </w:p>
        </w:tc>
        <w:tc>
          <w:tcPr>
            <w:tcW w:w="7937" w:type="dxa"/>
          </w:tcPr>
          <w:p w:rsidR="00EA1B70" w:rsidRDefault="00AC0EAD">
            <w:r>
              <w:t>A string. The actual type of the target instance when needed for disambiguation.</w:t>
            </w:r>
          </w:p>
        </w:tc>
      </w:tr>
      <w:tr w:rsidR="00EA1B70">
        <w:tc>
          <w:tcPr>
            <w:tcW w:w="2268" w:type="dxa"/>
          </w:tcPr>
          <w:p w:rsidR="00EA1B70" w:rsidRDefault="00AC0EAD">
            <w:r>
              <w:t>correlationId</w:t>
            </w:r>
          </w:p>
        </w:tc>
        <w:tc>
          <w:tcPr>
            <w:tcW w:w="7937" w:type="dxa"/>
          </w:tcPr>
          <w:p w:rsidR="00EA1B70" w:rsidRDefault="00AC0EAD">
            <w:r>
              <w:t>A string. Additional identifier coming from an external system.</w:t>
            </w:r>
          </w:p>
        </w:tc>
      </w:tr>
      <w:tr w:rsidR="00EA1B70">
        <w:tc>
          <w:tcPr>
            <w:tcW w:w="2268" w:type="dxa"/>
          </w:tcPr>
          <w:p w:rsidR="00EA1B70" w:rsidRDefault="00AC0EAD">
            <w:r>
              <w:t>href</w:t>
            </w:r>
          </w:p>
        </w:tc>
        <w:tc>
          <w:tcPr>
            <w:tcW w:w="7937" w:type="dxa"/>
          </w:tcPr>
          <w:p w:rsidR="00EA1B70" w:rsidRDefault="00AC0EAD">
            <w:r>
              <w:t>A string. Reference of the Problem.</w:t>
            </w:r>
          </w:p>
        </w:tc>
      </w:tr>
      <w:tr w:rsidR="00EA1B70">
        <w:tc>
          <w:tcPr>
            <w:tcW w:w="2268" w:type="dxa"/>
          </w:tcPr>
          <w:p w:rsidR="00EA1B70" w:rsidRDefault="00AC0EAD">
            <w:r>
              <w:t>id</w:t>
            </w:r>
          </w:p>
        </w:tc>
        <w:tc>
          <w:tcPr>
            <w:tcW w:w="7937" w:type="dxa"/>
          </w:tcPr>
          <w:p w:rsidR="00EA1B70" w:rsidRDefault="00AC0EAD">
            <w:r>
              <w:t>A string. Unique identifier of the Problem.</w:t>
            </w:r>
          </w:p>
        </w:tc>
      </w:tr>
    </w:tbl>
    <w:p w:rsidR="00EA1B70" w:rsidRDefault="00AC0EAD">
      <w:r>
        <w:rPr>
          <w:b/>
        </w:rPr>
        <w:t>Json representation sample</w:t>
      </w:r>
    </w:p>
    <w:p w:rsidR="00EA1B70" w:rsidRDefault="00AC0EAD">
      <w:r>
        <w:t>We provide below the json representation of an example of a 'ProblemUnacknowledgement' resource object</w:t>
      </w:r>
    </w:p>
    <w:tbl>
      <w:tblPr>
        <w:tblStyle w:val="JsonCode"/>
        <w:tblW w:w="0" w:type="auto"/>
        <w:tblLook w:val="04A0" w:firstRow="1" w:lastRow="0" w:firstColumn="1" w:lastColumn="0" w:noHBand="0" w:noVBand="1"/>
      </w:tblPr>
      <w:tblGrid>
        <w:gridCol w:w="10061"/>
      </w:tblGrid>
      <w:tr w:rsidR="00EA1B70">
        <w:tc>
          <w:tcPr>
            <w:tcW w:w="10205" w:type="dxa"/>
          </w:tcPr>
          <w:p w:rsidR="00EA1B70" w:rsidRDefault="00AC0EAD">
            <w:r>
              <w:rPr>
                <w:sz w:val="20"/>
              </w:rPr>
              <w:t>{</w:t>
            </w:r>
            <w:r>
              <w:rPr>
                <w:sz w:val="20"/>
              </w:rPr>
              <w:br/>
              <w:t xml:space="preserve">    "problem": [</w:t>
            </w:r>
            <w:r>
              <w:rPr>
                <w:sz w:val="20"/>
              </w:rPr>
              <w:br/>
              <w:t xml:space="preserve">        {</w:t>
            </w:r>
            <w:r>
              <w:rPr>
                <w:sz w:val="20"/>
              </w:rPr>
              <w:br/>
              <w:t xml:space="preserve">            "id": "41", </w:t>
            </w:r>
            <w:r>
              <w:rPr>
                <w:sz w:val="20"/>
              </w:rPr>
              <w:br/>
              <w:t xml:space="preserve">            "href": "https://mycsp.com:8080/tmf-api/serviceProblemManagement/v4/serviceProblem/41"</w:t>
            </w:r>
            <w:r>
              <w:rPr>
                <w:sz w:val="20"/>
              </w:rPr>
              <w:br/>
              <w:t xml:space="preserve">        }, </w:t>
            </w:r>
            <w:r>
              <w:rPr>
                <w:sz w:val="20"/>
              </w:rPr>
              <w:br/>
              <w:t xml:space="preserve">        {</w:t>
            </w:r>
            <w:r>
              <w:rPr>
                <w:sz w:val="20"/>
              </w:rPr>
              <w:br/>
              <w:t xml:space="preserve">            "id": "42", </w:t>
            </w:r>
            <w:r>
              <w:rPr>
                <w:sz w:val="20"/>
              </w:rPr>
              <w:br/>
              <w:t xml:space="preserve">            "href": "https://mycsp.com:8080/tmf-api/serviceProblemManagement/v4/serviceProblem/42"</w:t>
            </w:r>
            <w:r>
              <w:rPr>
                <w:sz w:val="20"/>
              </w:rPr>
              <w:br/>
              <w:t xml:space="preserve">        }, </w:t>
            </w:r>
            <w:r>
              <w:rPr>
                <w:sz w:val="20"/>
              </w:rPr>
              <w:br/>
              <w:t xml:space="preserve">        {</w:t>
            </w:r>
            <w:r>
              <w:rPr>
                <w:sz w:val="20"/>
              </w:rPr>
              <w:br/>
              <w:t xml:space="preserve">            "id": "43", </w:t>
            </w:r>
            <w:r>
              <w:rPr>
                <w:sz w:val="20"/>
              </w:rPr>
              <w:br/>
              <w:t xml:space="preserve">            "href": "https://mycsp.com:8080/tmf-api/serviceProblemManagement/v4/serviceProblem/43"</w:t>
            </w:r>
            <w:r>
              <w:rPr>
                <w:sz w:val="20"/>
              </w:rPr>
              <w:br/>
              <w:t xml:space="preserve">        }</w:t>
            </w:r>
            <w:r>
              <w:rPr>
                <w:sz w:val="20"/>
              </w:rPr>
              <w:br/>
              <w:t xml:space="preserve">    ], </w:t>
            </w:r>
            <w:r>
              <w:rPr>
                <w:sz w:val="20"/>
              </w:rPr>
              <w:br/>
              <w:t xml:space="preserve">    "trackingRecord": {</w:t>
            </w:r>
            <w:r>
              <w:rPr>
                <w:sz w:val="20"/>
              </w:rPr>
              <w:br/>
              <w:t xml:space="preserve">        "description": "yyy unack the problem", </w:t>
            </w:r>
            <w:r>
              <w:rPr>
                <w:sz w:val="20"/>
              </w:rPr>
              <w:br/>
              <w:t xml:space="preserve">        "systemId": "xxxx", </w:t>
            </w:r>
            <w:r>
              <w:rPr>
                <w:sz w:val="20"/>
              </w:rPr>
              <w:br/>
              <w:t xml:space="preserve">        "time": "2014-12-20T17:00:00Z", </w:t>
            </w:r>
            <w:r>
              <w:rPr>
                <w:sz w:val="20"/>
              </w:rPr>
              <w:br/>
              <w:t xml:space="preserve">        "user": "NP1"</w:t>
            </w:r>
            <w:r>
              <w:rPr>
                <w:sz w:val="20"/>
              </w:rPr>
              <w:br/>
              <w:t xml:space="preserve">    }</w:t>
            </w:r>
            <w:r>
              <w:rPr>
                <w:sz w:val="20"/>
              </w:rPr>
              <w:br/>
              <w:t>}</w:t>
            </w:r>
          </w:p>
        </w:tc>
      </w:tr>
    </w:tbl>
    <w:p w:rsidR="00EA1B70" w:rsidRDefault="00AC0EAD">
      <w:pPr>
        <w:pStyle w:val="Heading3"/>
      </w:pPr>
      <w:bookmarkStart w:id="27" w:name="_Toc2189864"/>
      <w:r>
        <w:t>Problem Group resource</w:t>
      </w:r>
      <w:bookmarkEnd w:id="27"/>
    </w:p>
    <w:p w:rsidR="00EA1B70" w:rsidRDefault="00AC0EAD">
      <w:r>
        <w:t>Task resource that requests Service Problems to be grouped together into a parent and set of children.</w:t>
      </w:r>
    </w:p>
    <w:p w:rsidR="009D74CD" w:rsidRDefault="009D74CD">
      <w:r>
        <w:br w:type="page"/>
      </w:r>
    </w:p>
    <w:p w:rsidR="00EA1B70" w:rsidRDefault="00AC0EAD">
      <w:r>
        <w:rPr>
          <w:b/>
        </w:rPr>
        <w:t>Resource model</w:t>
      </w:r>
    </w:p>
    <w:p w:rsidR="00EA1B70" w:rsidRDefault="000824E9">
      <w:r>
        <w:rPr>
          <w:noProof/>
          <w:lang w:val="en-IE" w:eastAsia="en-IE"/>
        </w:rPr>
        <w:pict>
          <v:shape id="_x0000_i1028" type="#_x0000_t75" style="width:165.75pt;height:248.25pt">
            <v:imagedata r:id="rId20" o:title="Resource_ProblemGroup"/>
          </v:shape>
        </w:pict>
      </w:r>
    </w:p>
    <w:p w:rsidR="00EA1B70" w:rsidRDefault="00AC0EAD">
      <w:r>
        <w:rPr>
          <w:b/>
        </w:rPr>
        <w:t>Field descriptions</w:t>
      </w:r>
    </w:p>
    <w:p w:rsidR="00EA1B70" w:rsidRDefault="00AC0EAD">
      <w:r>
        <w:rPr>
          <w:i/>
          <w:u w:val="single"/>
        </w:rPr>
        <w:t>ProblemGroup</w:t>
      </w:r>
      <w:r>
        <w:rPr>
          <w:u w:val="single"/>
        </w:rPr>
        <w:t xml:space="preserve"> fields</w:t>
      </w:r>
    </w:p>
    <w:tbl>
      <w:tblPr>
        <w:tblW w:w="0" w:type="auto"/>
        <w:tblLook w:val="04A0" w:firstRow="1" w:lastRow="0" w:firstColumn="1" w:lastColumn="0" w:noHBand="0" w:noVBand="1"/>
      </w:tblPr>
      <w:tblGrid>
        <w:gridCol w:w="2268"/>
        <w:gridCol w:w="7937"/>
      </w:tblGrid>
      <w:tr w:rsidR="00EA1B70">
        <w:tc>
          <w:tcPr>
            <w:tcW w:w="2268" w:type="dxa"/>
          </w:tcPr>
          <w:p w:rsidR="00EA1B70" w:rsidRDefault="00AC0EAD">
            <w:r>
              <w:t>childProblem</w:t>
            </w:r>
          </w:p>
        </w:tc>
        <w:tc>
          <w:tcPr>
            <w:tcW w:w="7937" w:type="dxa"/>
          </w:tcPr>
          <w:p w:rsidR="00EA1B70" w:rsidRDefault="00AC0EAD">
            <w:r>
              <w:t>A list of service problem references (ServiceProblemRef [*]). List of problems to be grouped under a parent problem.</w:t>
            </w:r>
          </w:p>
        </w:tc>
      </w:tr>
      <w:tr w:rsidR="00EA1B70">
        <w:tc>
          <w:tcPr>
            <w:tcW w:w="2268" w:type="dxa"/>
          </w:tcPr>
          <w:p w:rsidR="00EA1B70" w:rsidRDefault="00AC0EAD">
            <w:r>
              <w:t>href</w:t>
            </w:r>
          </w:p>
        </w:tc>
        <w:tc>
          <w:tcPr>
            <w:tcW w:w="7937" w:type="dxa"/>
          </w:tcPr>
          <w:p w:rsidR="00EA1B70" w:rsidRDefault="00AC0EAD">
            <w:r>
              <w:t>A string. Reference to this task resource.</w:t>
            </w:r>
          </w:p>
        </w:tc>
      </w:tr>
      <w:tr w:rsidR="00EA1B70">
        <w:tc>
          <w:tcPr>
            <w:tcW w:w="2268" w:type="dxa"/>
          </w:tcPr>
          <w:p w:rsidR="00EA1B70" w:rsidRDefault="00AC0EAD">
            <w:r>
              <w:t>id</w:t>
            </w:r>
          </w:p>
        </w:tc>
        <w:tc>
          <w:tcPr>
            <w:tcW w:w="7937" w:type="dxa"/>
          </w:tcPr>
          <w:p w:rsidR="00EA1B70" w:rsidRDefault="00AC0EAD">
            <w:r>
              <w:t>A string. Unique identifier of this task resource.</w:t>
            </w:r>
          </w:p>
        </w:tc>
      </w:tr>
      <w:tr w:rsidR="00EA1B70">
        <w:tc>
          <w:tcPr>
            <w:tcW w:w="2268" w:type="dxa"/>
          </w:tcPr>
          <w:p w:rsidR="00EA1B70" w:rsidRDefault="00AC0EAD">
            <w:r>
              <w:t>parentProblem</w:t>
            </w:r>
          </w:p>
        </w:tc>
        <w:tc>
          <w:tcPr>
            <w:tcW w:w="7937" w:type="dxa"/>
          </w:tcPr>
          <w:p w:rsidR="00EA1B70" w:rsidRDefault="00AC0EAD">
            <w:r>
              <w:t>A service problem reference (ServiceProblemRef). The parent problem to which the problems are to be grouped.</w:t>
            </w:r>
          </w:p>
        </w:tc>
      </w:tr>
    </w:tbl>
    <w:p w:rsidR="00EA1B70" w:rsidRDefault="00AC0EAD">
      <w:r>
        <w:rPr>
          <w:i/>
          <w:u w:val="single"/>
        </w:rPr>
        <w:t>ServiceProblemRef</w:t>
      </w:r>
      <w:r>
        <w:rPr>
          <w:u w:val="single"/>
        </w:rPr>
        <w:t xml:space="preserve"> relationship</w:t>
      </w:r>
    </w:p>
    <w:p w:rsidR="00EA1B70" w:rsidRDefault="00EA1B70"/>
    <w:tbl>
      <w:tblPr>
        <w:tblW w:w="0" w:type="auto"/>
        <w:tblLook w:val="04A0" w:firstRow="1" w:lastRow="0" w:firstColumn="1" w:lastColumn="0" w:noHBand="0" w:noVBand="1"/>
      </w:tblPr>
      <w:tblGrid>
        <w:gridCol w:w="2268"/>
        <w:gridCol w:w="7937"/>
      </w:tblGrid>
      <w:tr w:rsidR="00EA1B70">
        <w:tc>
          <w:tcPr>
            <w:tcW w:w="2268" w:type="dxa"/>
          </w:tcPr>
          <w:p w:rsidR="00EA1B70" w:rsidRDefault="00AC0EAD">
            <w:r>
              <w:t>@referredType</w:t>
            </w:r>
          </w:p>
        </w:tc>
        <w:tc>
          <w:tcPr>
            <w:tcW w:w="7937" w:type="dxa"/>
          </w:tcPr>
          <w:p w:rsidR="00EA1B70" w:rsidRDefault="00AC0EAD">
            <w:r>
              <w:t>A string. The actual type of the target instance when needed for disambiguation.</w:t>
            </w:r>
          </w:p>
        </w:tc>
      </w:tr>
      <w:tr w:rsidR="00EA1B70">
        <w:tc>
          <w:tcPr>
            <w:tcW w:w="2268" w:type="dxa"/>
          </w:tcPr>
          <w:p w:rsidR="00EA1B70" w:rsidRDefault="00AC0EAD">
            <w:r>
              <w:t>correlationId</w:t>
            </w:r>
          </w:p>
        </w:tc>
        <w:tc>
          <w:tcPr>
            <w:tcW w:w="7937" w:type="dxa"/>
          </w:tcPr>
          <w:p w:rsidR="00EA1B70" w:rsidRDefault="00AC0EAD">
            <w:r>
              <w:t>A string. Additional identifier coming from an external system.</w:t>
            </w:r>
          </w:p>
        </w:tc>
      </w:tr>
      <w:tr w:rsidR="00EA1B70">
        <w:tc>
          <w:tcPr>
            <w:tcW w:w="2268" w:type="dxa"/>
          </w:tcPr>
          <w:p w:rsidR="00EA1B70" w:rsidRDefault="00AC0EAD">
            <w:r>
              <w:t>href</w:t>
            </w:r>
          </w:p>
        </w:tc>
        <w:tc>
          <w:tcPr>
            <w:tcW w:w="7937" w:type="dxa"/>
          </w:tcPr>
          <w:p w:rsidR="00EA1B70" w:rsidRDefault="00AC0EAD">
            <w:r>
              <w:t>A string. Reference of the Problem.</w:t>
            </w:r>
          </w:p>
        </w:tc>
      </w:tr>
      <w:tr w:rsidR="00EA1B70">
        <w:tc>
          <w:tcPr>
            <w:tcW w:w="2268" w:type="dxa"/>
          </w:tcPr>
          <w:p w:rsidR="00EA1B70" w:rsidRDefault="00AC0EAD">
            <w:r>
              <w:t>id</w:t>
            </w:r>
          </w:p>
        </w:tc>
        <w:tc>
          <w:tcPr>
            <w:tcW w:w="7937" w:type="dxa"/>
          </w:tcPr>
          <w:p w:rsidR="00EA1B70" w:rsidRDefault="00AC0EAD">
            <w:r>
              <w:t>A string. Unique identifier of the Problem.</w:t>
            </w:r>
          </w:p>
        </w:tc>
      </w:tr>
    </w:tbl>
    <w:p w:rsidR="00EA1B70" w:rsidRDefault="00AC0EAD">
      <w:r>
        <w:rPr>
          <w:b/>
        </w:rPr>
        <w:t>Json representation sample</w:t>
      </w:r>
    </w:p>
    <w:p w:rsidR="00EA1B70" w:rsidRDefault="00AC0EAD">
      <w:r>
        <w:t>We provide below the json representation of an example of a 'ProblemGroup' resource object</w:t>
      </w:r>
    </w:p>
    <w:tbl>
      <w:tblPr>
        <w:tblStyle w:val="JsonCode"/>
        <w:tblW w:w="0" w:type="auto"/>
        <w:tblLook w:val="04A0" w:firstRow="1" w:lastRow="0" w:firstColumn="1" w:lastColumn="0" w:noHBand="0" w:noVBand="1"/>
      </w:tblPr>
      <w:tblGrid>
        <w:gridCol w:w="10061"/>
      </w:tblGrid>
      <w:tr w:rsidR="00EA1B70">
        <w:tc>
          <w:tcPr>
            <w:tcW w:w="10205" w:type="dxa"/>
          </w:tcPr>
          <w:p w:rsidR="00EA1B70" w:rsidRDefault="00AC0EAD">
            <w:r>
              <w:rPr>
                <w:sz w:val="20"/>
              </w:rPr>
              <w:t>{</w:t>
            </w:r>
            <w:r>
              <w:rPr>
                <w:sz w:val="20"/>
              </w:rPr>
              <w:br/>
              <w:t xml:space="preserve">    "childProblem": [</w:t>
            </w:r>
            <w:r>
              <w:rPr>
                <w:sz w:val="20"/>
              </w:rPr>
              <w:br/>
              <w:t xml:space="preserve">        {</w:t>
            </w:r>
            <w:r>
              <w:rPr>
                <w:sz w:val="20"/>
              </w:rPr>
              <w:br/>
              <w:t xml:space="preserve">            "id": "41", </w:t>
            </w:r>
            <w:r>
              <w:rPr>
                <w:sz w:val="20"/>
              </w:rPr>
              <w:br/>
              <w:t xml:space="preserve">            "href": "https://mycsp.com:8080/tmf-api/serviceProblemManagement/v4/serviceProblem/41"</w:t>
            </w:r>
            <w:r>
              <w:rPr>
                <w:sz w:val="20"/>
              </w:rPr>
              <w:br/>
              <w:t xml:space="preserve">        }, </w:t>
            </w:r>
            <w:r>
              <w:rPr>
                <w:sz w:val="20"/>
              </w:rPr>
              <w:br/>
              <w:t xml:space="preserve">        {</w:t>
            </w:r>
            <w:r>
              <w:rPr>
                <w:sz w:val="20"/>
              </w:rPr>
              <w:br/>
              <w:t xml:space="preserve">            "id": "42", </w:t>
            </w:r>
            <w:r>
              <w:rPr>
                <w:sz w:val="20"/>
              </w:rPr>
              <w:br/>
              <w:t xml:space="preserve">            "href": "https://mycsp.com:8080/tmf-api/serviceProblemManagement/v4/serviceProblem/42"</w:t>
            </w:r>
            <w:r>
              <w:rPr>
                <w:sz w:val="20"/>
              </w:rPr>
              <w:br/>
              <w:t xml:space="preserve">        }, </w:t>
            </w:r>
            <w:r>
              <w:rPr>
                <w:sz w:val="20"/>
              </w:rPr>
              <w:br/>
              <w:t xml:space="preserve">        {</w:t>
            </w:r>
            <w:r>
              <w:rPr>
                <w:sz w:val="20"/>
              </w:rPr>
              <w:br/>
              <w:t xml:space="preserve">            "id": "43", </w:t>
            </w:r>
            <w:r>
              <w:rPr>
                <w:sz w:val="20"/>
              </w:rPr>
              <w:br/>
              <w:t xml:space="preserve">            "href": "https://mycsp.com:8080/tmf-api/serviceProblemManagement/v4/serviceProblem/43"</w:t>
            </w:r>
            <w:r>
              <w:rPr>
                <w:sz w:val="20"/>
              </w:rPr>
              <w:br/>
              <w:t xml:space="preserve">        }</w:t>
            </w:r>
            <w:r>
              <w:rPr>
                <w:sz w:val="20"/>
              </w:rPr>
              <w:br/>
              <w:t xml:space="preserve">    ], </w:t>
            </w:r>
            <w:r>
              <w:rPr>
                <w:sz w:val="20"/>
              </w:rPr>
              <w:br/>
              <w:t xml:space="preserve">    "parentProblem": {</w:t>
            </w:r>
            <w:r>
              <w:rPr>
                <w:sz w:val="20"/>
              </w:rPr>
              <w:br/>
              <w:t xml:space="preserve">        "id": "43", </w:t>
            </w:r>
            <w:r>
              <w:rPr>
                <w:sz w:val="20"/>
              </w:rPr>
              <w:br/>
              <w:t xml:space="preserve">        "href": "https://mycsp.com:8080/tmf-api/serviceProblemManagement/v4/serviceProblem/43"</w:t>
            </w:r>
            <w:r>
              <w:rPr>
                <w:sz w:val="20"/>
              </w:rPr>
              <w:br/>
              <w:t xml:space="preserve">    }</w:t>
            </w:r>
            <w:r>
              <w:rPr>
                <w:sz w:val="20"/>
              </w:rPr>
              <w:br/>
              <w:t>}</w:t>
            </w:r>
          </w:p>
        </w:tc>
      </w:tr>
    </w:tbl>
    <w:p w:rsidR="00EA1B70" w:rsidRDefault="00AC0EAD">
      <w:pPr>
        <w:pStyle w:val="Heading3"/>
      </w:pPr>
      <w:bookmarkStart w:id="28" w:name="_Toc2189865"/>
      <w:r>
        <w:t>Problem Ungroup resource</w:t>
      </w:r>
      <w:bookmarkEnd w:id="28"/>
    </w:p>
    <w:p w:rsidR="00EA1B70" w:rsidRDefault="00AC0EAD">
      <w:r>
        <w:t>Task resource that requests Service Problems to be ungrouped from a parent.</w:t>
      </w:r>
    </w:p>
    <w:p w:rsidR="00EA1B70" w:rsidRDefault="00AC0EAD">
      <w:r>
        <w:rPr>
          <w:b/>
        </w:rPr>
        <w:t>Resource model</w:t>
      </w:r>
    </w:p>
    <w:p w:rsidR="00EA1B70" w:rsidRDefault="000824E9">
      <w:r>
        <w:rPr>
          <w:noProof/>
          <w:lang w:val="en-IE" w:eastAsia="en-IE"/>
        </w:rPr>
        <w:pict>
          <v:shape id="_x0000_i1029" type="#_x0000_t75" style="width:165.75pt;height:248.25pt">
            <v:imagedata r:id="rId21" o:title="Resource_ProblemUngroup"/>
          </v:shape>
        </w:pict>
      </w:r>
    </w:p>
    <w:p w:rsidR="00EA1B70" w:rsidRDefault="00AC0EAD">
      <w:r>
        <w:rPr>
          <w:b/>
        </w:rPr>
        <w:t>Field descriptions</w:t>
      </w:r>
    </w:p>
    <w:p w:rsidR="00EA1B70" w:rsidRDefault="00AC0EAD">
      <w:r>
        <w:rPr>
          <w:i/>
          <w:u w:val="single"/>
        </w:rPr>
        <w:t>ProblemUngroup</w:t>
      </w:r>
      <w:r>
        <w:rPr>
          <w:u w:val="single"/>
        </w:rPr>
        <w:t xml:space="preserve"> fields</w:t>
      </w:r>
    </w:p>
    <w:tbl>
      <w:tblPr>
        <w:tblW w:w="0" w:type="auto"/>
        <w:tblLook w:val="04A0" w:firstRow="1" w:lastRow="0" w:firstColumn="1" w:lastColumn="0" w:noHBand="0" w:noVBand="1"/>
      </w:tblPr>
      <w:tblGrid>
        <w:gridCol w:w="2268"/>
        <w:gridCol w:w="7937"/>
      </w:tblGrid>
      <w:tr w:rsidR="00EA1B70">
        <w:tc>
          <w:tcPr>
            <w:tcW w:w="2268" w:type="dxa"/>
          </w:tcPr>
          <w:p w:rsidR="00EA1B70" w:rsidRDefault="00AC0EAD">
            <w:r>
              <w:t>childProblem</w:t>
            </w:r>
          </w:p>
        </w:tc>
        <w:tc>
          <w:tcPr>
            <w:tcW w:w="7937" w:type="dxa"/>
          </w:tcPr>
          <w:p w:rsidR="00EA1B70" w:rsidRDefault="00AC0EAD">
            <w:r>
              <w:t>A list of service problem references (ServiceProblemRef [*]). List of problems to be ungrouped from a parent problem.</w:t>
            </w:r>
          </w:p>
        </w:tc>
      </w:tr>
      <w:tr w:rsidR="00EA1B70">
        <w:tc>
          <w:tcPr>
            <w:tcW w:w="2268" w:type="dxa"/>
          </w:tcPr>
          <w:p w:rsidR="00EA1B70" w:rsidRDefault="00AC0EAD">
            <w:r>
              <w:t>href</w:t>
            </w:r>
          </w:p>
        </w:tc>
        <w:tc>
          <w:tcPr>
            <w:tcW w:w="7937" w:type="dxa"/>
          </w:tcPr>
          <w:p w:rsidR="00EA1B70" w:rsidRDefault="00AC0EAD">
            <w:r>
              <w:t>A string. Reference to this task resource.</w:t>
            </w:r>
          </w:p>
        </w:tc>
      </w:tr>
      <w:tr w:rsidR="00EA1B70">
        <w:tc>
          <w:tcPr>
            <w:tcW w:w="2268" w:type="dxa"/>
          </w:tcPr>
          <w:p w:rsidR="00EA1B70" w:rsidRDefault="00AC0EAD">
            <w:r>
              <w:t>id</w:t>
            </w:r>
          </w:p>
        </w:tc>
        <w:tc>
          <w:tcPr>
            <w:tcW w:w="7937" w:type="dxa"/>
          </w:tcPr>
          <w:p w:rsidR="00EA1B70" w:rsidRDefault="00AC0EAD">
            <w:r>
              <w:t>A string. Unique identifier of this task resource.</w:t>
            </w:r>
          </w:p>
        </w:tc>
      </w:tr>
      <w:tr w:rsidR="00EA1B70">
        <w:tc>
          <w:tcPr>
            <w:tcW w:w="2268" w:type="dxa"/>
          </w:tcPr>
          <w:p w:rsidR="00EA1B70" w:rsidRDefault="00AC0EAD">
            <w:r>
              <w:t>parentProblem</w:t>
            </w:r>
          </w:p>
        </w:tc>
        <w:tc>
          <w:tcPr>
            <w:tcW w:w="7937" w:type="dxa"/>
          </w:tcPr>
          <w:p w:rsidR="00EA1B70" w:rsidRDefault="00AC0EAD">
            <w:r>
              <w:t>A service problem reference (ServiceProblemRef). The parent problem from which the problems are to be ungrouped.</w:t>
            </w:r>
          </w:p>
        </w:tc>
      </w:tr>
    </w:tbl>
    <w:p w:rsidR="00EA1B70" w:rsidRDefault="00AC0EAD">
      <w:r>
        <w:rPr>
          <w:i/>
          <w:u w:val="single"/>
        </w:rPr>
        <w:t>ServiceProblemRef</w:t>
      </w:r>
      <w:r>
        <w:rPr>
          <w:u w:val="single"/>
        </w:rPr>
        <w:t xml:space="preserve"> relationship</w:t>
      </w:r>
    </w:p>
    <w:p w:rsidR="00EA1B70" w:rsidRDefault="00EA1B70"/>
    <w:tbl>
      <w:tblPr>
        <w:tblW w:w="0" w:type="auto"/>
        <w:tblLook w:val="04A0" w:firstRow="1" w:lastRow="0" w:firstColumn="1" w:lastColumn="0" w:noHBand="0" w:noVBand="1"/>
      </w:tblPr>
      <w:tblGrid>
        <w:gridCol w:w="2268"/>
        <w:gridCol w:w="7937"/>
      </w:tblGrid>
      <w:tr w:rsidR="00EA1B70">
        <w:tc>
          <w:tcPr>
            <w:tcW w:w="2268" w:type="dxa"/>
          </w:tcPr>
          <w:p w:rsidR="00EA1B70" w:rsidRDefault="00AC0EAD">
            <w:r>
              <w:t>@referredType</w:t>
            </w:r>
          </w:p>
        </w:tc>
        <w:tc>
          <w:tcPr>
            <w:tcW w:w="7937" w:type="dxa"/>
          </w:tcPr>
          <w:p w:rsidR="00EA1B70" w:rsidRDefault="00AC0EAD">
            <w:r>
              <w:t>A string. The actual type of the target instance when needed for disambiguation.</w:t>
            </w:r>
          </w:p>
        </w:tc>
      </w:tr>
      <w:tr w:rsidR="00EA1B70">
        <w:tc>
          <w:tcPr>
            <w:tcW w:w="2268" w:type="dxa"/>
          </w:tcPr>
          <w:p w:rsidR="00EA1B70" w:rsidRDefault="00AC0EAD">
            <w:r>
              <w:t>correlationId</w:t>
            </w:r>
          </w:p>
        </w:tc>
        <w:tc>
          <w:tcPr>
            <w:tcW w:w="7937" w:type="dxa"/>
          </w:tcPr>
          <w:p w:rsidR="00EA1B70" w:rsidRDefault="00AC0EAD">
            <w:r>
              <w:t>A string. Additional identifier coming from an external system.</w:t>
            </w:r>
          </w:p>
        </w:tc>
      </w:tr>
      <w:tr w:rsidR="00EA1B70">
        <w:tc>
          <w:tcPr>
            <w:tcW w:w="2268" w:type="dxa"/>
          </w:tcPr>
          <w:p w:rsidR="00EA1B70" w:rsidRDefault="00AC0EAD">
            <w:r>
              <w:t>href</w:t>
            </w:r>
          </w:p>
        </w:tc>
        <w:tc>
          <w:tcPr>
            <w:tcW w:w="7937" w:type="dxa"/>
          </w:tcPr>
          <w:p w:rsidR="00EA1B70" w:rsidRDefault="00AC0EAD">
            <w:r>
              <w:t>A string. Reference of the Problem.</w:t>
            </w:r>
          </w:p>
        </w:tc>
      </w:tr>
      <w:tr w:rsidR="00EA1B70">
        <w:tc>
          <w:tcPr>
            <w:tcW w:w="2268" w:type="dxa"/>
          </w:tcPr>
          <w:p w:rsidR="00EA1B70" w:rsidRDefault="00AC0EAD">
            <w:r>
              <w:t>id</w:t>
            </w:r>
          </w:p>
        </w:tc>
        <w:tc>
          <w:tcPr>
            <w:tcW w:w="7937" w:type="dxa"/>
          </w:tcPr>
          <w:p w:rsidR="00EA1B70" w:rsidRDefault="00AC0EAD">
            <w:r>
              <w:t>A string. Unique identifier of the Problem.</w:t>
            </w:r>
          </w:p>
        </w:tc>
      </w:tr>
    </w:tbl>
    <w:p w:rsidR="00EA1B70" w:rsidRDefault="00AC0EAD">
      <w:r>
        <w:rPr>
          <w:b/>
        </w:rPr>
        <w:t>Json representation sample</w:t>
      </w:r>
    </w:p>
    <w:p w:rsidR="00EA1B70" w:rsidRDefault="00AC0EAD">
      <w:r>
        <w:t>We provide below the json representation of an example of a 'ProblemUngroup' resource object</w:t>
      </w:r>
    </w:p>
    <w:tbl>
      <w:tblPr>
        <w:tblStyle w:val="JsonCode"/>
        <w:tblW w:w="0" w:type="auto"/>
        <w:tblLook w:val="04A0" w:firstRow="1" w:lastRow="0" w:firstColumn="1" w:lastColumn="0" w:noHBand="0" w:noVBand="1"/>
      </w:tblPr>
      <w:tblGrid>
        <w:gridCol w:w="10061"/>
      </w:tblGrid>
      <w:tr w:rsidR="00EA1B70">
        <w:tc>
          <w:tcPr>
            <w:tcW w:w="10205" w:type="dxa"/>
          </w:tcPr>
          <w:p w:rsidR="00EA1B70" w:rsidRDefault="00AC0EAD">
            <w:r>
              <w:rPr>
                <w:sz w:val="20"/>
              </w:rPr>
              <w:t>{</w:t>
            </w:r>
            <w:r>
              <w:rPr>
                <w:sz w:val="20"/>
              </w:rPr>
              <w:br/>
              <w:t xml:space="preserve">    "childProblem": [</w:t>
            </w:r>
            <w:r>
              <w:rPr>
                <w:sz w:val="20"/>
              </w:rPr>
              <w:br/>
              <w:t xml:space="preserve">        {</w:t>
            </w:r>
            <w:r>
              <w:rPr>
                <w:sz w:val="20"/>
              </w:rPr>
              <w:br/>
              <w:t xml:space="preserve">            "id": "41", </w:t>
            </w:r>
            <w:r>
              <w:rPr>
                <w:sz w:val="20"/>
              </w:rPr>
              <w:br/>
              <w:t xml:space="preserve">            "href": "https://mycsp.com:8080/tmf-api/serviceProblemManagement/v4/serviceProblem/41"</w:t>
            </w:r>
            <w:r>
              <w:rPr>
                <w:sz w:val="20"/>
              </w:rPr>
              <w:br/>
              <w:t xml:space="preserve">        }, </w:t>
            </w:r>
            <w:r>
              <w:rPr>
                <w:sz w:val="20"/>
              </w:rPr>
              <w:br/>
              <w:t xml:space="preserve">        {</w:t>
            </w:r>
            <w:r>
              <w:rPr>
                <w:sz w:val="20"/>
              </w:rPr>
              <w:br/>
              <w:t xml:space="preserve">            "id": "42", </w:t>
            </w:r>
            <w:r>
              <w:rPr>
                <w:sz w:val="20"/>
              </w:rPr>
              <w:br/>
              <w:t xml:space="preserve">            "href": "https://mycsp.com:8080/tmf-api/serviceProblemManagement/v4/serviceProblem/42"</w:t>
            </w:r>
            <w:r>
              <w:rPr>
                <w:sz w:val="20"/>
              </w:rPr>
              <w:br/>
              <w:t xml:space="preserve">        }, </w:t>
            </w:r>
            <w:r>
              <w:rPr>
                <w:sz w:val="20"/>
              </w:rPr>
              <w:br/>
              <w:t xml:space="preserve">        {</w:t>
            </w:r>
            <w:r>
              <w:rPr>
                <w:sz w:val="20"/>
              </w:rPr>
              <w:br/>
              <w:t xml:space="preserve">            "id": "43", </w:t>
            </w:r>
            <w:r>
              <w:rPr>
                <w:sz w:val="20"/>
              </w:rPr>
              <w:br/>
              <w:t xml:space="preserve">            "href": "https://mycsp.com:8080/tmf-api/serviceProblemManagement/v4/serviceProblem/43"</w:t>
            </w:r>
            <w:r>
              <w:rPr>
                <w:sz w:val="20"/>
              </w:rPr>
              <w:br/>
              <w:t xml:space="preserve">        }</w:t>
            </w:r>
            <w:r>
              <w:rPr>
                <w:sz w:val="20"/>
              </w:rPr>
              <w:br/>
              <w:t xml:space="preserve">    ], </w:t>
            </w:r>
            <w:r>
              <w:rPr>
                <w:sz w:val="20"/>
              </w:rPr>
              <w:br/>
              <w:t xml:space="preserve">    "parentProblem": {</w:t>
            </w:r>
            <w:r>
              <w:rPr>
                <w:sz w:val="20"/>
              </w:rPr>
              <w:br/>
              <w:t xml:space="preserve">        "id": "43", </w:t>
            </w:r>
            <w:r>
              <w:rPr>
                <w:sz w:val="20"/>
              </w:rPr>
              <w:br/>
              <w:t xml:space="preserve">        "href": "https://mycsp.com:8080/tmf-api/serviceProblemManagement/v4/serviceProblem/43"</w:t>
            </w:r>
            <w:r>
              <w:rPr>
                <w:sz w:val="20"/>
              </w:rPr>
              <w:br/>
              <w:t xml:space="preserve">    }</w:t>
            </w:r>
            <w:r>
              <w:rPr>
                <w:sz w:val="20"/>
              </w:rPr>
              <w:br/>
              <w:t>}</w:t>
            </w:r>
          </w:p>
        </w:tc>
      </w:tr>
    </w:tbl>
    <w:p w:rsidR="008B1B95" w:rsidRPr="0070562F" w:rsidRDefault="008B1B95" w:rsidP="001C3F58"/>
    <w:p w:rsidR="000179B2" w:rsidRPr="00A821D0" w:rsidRDefault="000179B2" w:rsidP="000179B2">
      <w:pPr>
        <w:pStyle w:val="Heading2"/>
        <w:tabs>
          <w:tab w:val="left" w:pos="1008"/>
        </w:tabs>
        <w:rPr>
          <w:rFonts w:ascii="Helvetica" w:eastAsia="Times New Roman" w:hAnsi="Helvetica" w:cs="Helvetica"/>
          <w:caps/>
          <w:spacing w:val="0"/>
          <w:sz w:val="24"/>
          <w:szCs w:val="24"/>
          <w:lang w:val="en-US" w:eastAsia="it-IT"/>
        </w:rPr>
      </w:pPr>
      <w:bookmarkStart w:id="29" w:name="_Toc2189866"/>
      <w:r w:rsidRPr="00A821D0">
        <w:rPr>
          <w:rFonts w:ascii="Helvetica" w:eastAsia="Times New Roman" w:hAnsi="Helvetica" w:cs="Helvetica"/>
          <w:spacing w:val="0"/>
          <w:sz w:val="24"/>
          <w:szCs w:val="24"/>
          <w:lang w:val="en-US" w:eastAsia="it-IT"/>
        </w:rPr>
        <w:t>Notification Resource Models</w:t>
      </w:r>
      <w:bookmarkEnd w:id="29"/>
    </w:p>
    <w:p w:rsidR="007970D9" w:rsidRPr="00A821D0" w:rsidRDefault="007970D9" w:rsidP="007970D9">
      <w:pPr>
        <w:pStyle w:val="ListParagraph"/>
        <w:ind w:left="0"/>
        <w:rPr>
          <w:lang w:val="en-US"/>
        </w:rPr>
      </w:pPr>
    </w:p>
    <w:p w:rsidR="00EA1B70" w:rsidRDefault="00AC0EAD">
      <w:r>
        <w:t>4 notifications are defined for this API</w:t>
      </w:r>
    </w:p>
    <w:p w:rsidR="00EA1B70" w:rsidRDefault="00AC0EAD">
      <w:r>
        <w:t>Notifications related to ServiceProblem:</w:t>
      </w:r>
      <w:r>
        <w:br/>
        <w:t xml:space="preserve">    - ServiceProblemCreateNotification</w:t>
      </w:r>
      <w:r>
        <w:br/>
        <w:t xml:space="preserve">    - ServiceProblemStateChangeNotification</w:t>
      </w:r>
      <w:r>
        <w:br/>
        <w:t xml:space="preserve">    - ServiceProblemAttributeValueChangeNotification</w:t>
      </w:r>
      <w:r>
        <w:br/>
        <w:t xml:space="preserve">    - ServiceProblemInformationRequiredNotification</w:t>
      </w:r>
    </w:p>
    <w:p w:rsidR="00EA1B70" w:rsidRDefault="00AC0EAD">
      <w:r>
        <w:t>The notification structure for all notifications in this API follow the pattern depicted by the figure below.</w:t>
      </w:r>
      <w:r>
        <w:br/>
        <w:t xml:space="preserve">A notification resource (depicted by "SpecificNotification" placeholder) is a sub class of a generic Notification structure containing an id of the event occurrence (eventId), an event timestamp (eventTime), and the name of the notification resource (eventType). </w:t>
      </w:r>
      <w:r>
        <w:br/>
        <w:t>This notification structure owns an event structure ("SpecificEvent" placeholder) linked to the resource concerned by the notification using the resource name as access field ("resourceName" placeholder).</w:t>
      </w:r>
    </w:p>
    <w:p w:rsidR="00EA1B70" w:rsidRDefault="00AC0EAD">
      <w:r>
        <w:rPr>
          <w:noProof/>
          <w:lang w:val="en-IE" w:eastAsia="en-IE"/>
        </w:rPr>
        <w:drawing>
          <wp:inline distT="0" distB="0" distL="0" distR="0">
            <wp:extent cx="2714625" cy="4819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sPattern.png"/>
                    <pic:cNvPicPr/>
                  </pic:nvPicPr>
                  <pic:blipFill>
                    <a:blip r:embed="rId22"/>
                    <a:stretch>
                      <a:fillRect/>
                    </a:stretch>
                  </pic:blipFill>
                  <pic:spPr>
                    <a:xfrm>
                      <a:off x="0" y="0"/>
                      <a:ext cx="2714625" cy="4819650"/>
                    </a:xfrm>
                    <a:prstGeom prst="rect">
                      <a:avLst/>
                    </a:prstGeom>
                  </pic:spPr>
                </pic:pic>
              </a:graphicData>
            </a:graphic>
          </wp:inline>
        </w:drawing>
      </w:r>
    </w:p>
    <w:p w:rsidR="00EA1B70" w:rsidRDefault="00AC0EAD">
      <w:pPr>
        <w:pStyle w:val="Heading3"/>
      </w:pPr>
      <w:bookmarkStart w:id="30" w:name="_Toc2189867"/>
      <w:r>
        <w:t>Service Problem Create Notification</w:t>
      </w:r>
      <w:bookmarkEnd w:id="30"/>
    </w:p>
    <w:p w:rsidR="00EA1B70" w:rsidRDefault="00AC0EAD">
      <w:r>
        <w:t>Notification ServiceProblemCreateNotification case for resource ServiceProblem</w:t>
      </w:r>
    </w:p>
    <w:p w:rsidR="00EA1B70" w:rsidRDefault="00AC0EAD">
      <w:r>
        <w:rPr>
          <w:b/>
        </w:rPr>
        <w:t>Json representation sample</w:t>
      </w:r>
    </w:p>
    <w:p w:rsidR="00EA1B70" w:rsidRDefault="00AC0EAD">
      <w:r>
        <w:t>We provide below the json representation of an example of a 'ServiceProblemCreateNotification' notification object</w:t>
      </w:r>
    </w:p>
    <w:tbl>
      <w:tblPr>
        <w:tblStyle w:val="JsonCode"/>
        <w:tblW w:w="0" w:type="auto"/>
        <w:tblLook w:val="04A0" w:firstRow="1" w:lastRow="0" w:firstColumn="1" w:lastColumn="0" w:noHBand="0" w:noVBand="1"/>
      </w:tblPr>
      <w:tblGrid>
        <w:gridCol w:w="10061"/>
      </w:tblGrid>
      <w:tr w:rsidR="00EA1B70">
        <w:tc>
          <w:tcPr>
            <w:tcW w:w="10205" w:type="dxa"/>
          </w:tcPr>
          <w:p w:rsidR="00EA1B70" w:rsidRDefault="00AC0EAD">
            <w:r>
              <w:rPr>
                <w:sz w:val="20"/>
              </w:rPr>
              <w:t>{</w:t>
            </w:r>
            <w:r>
              <w:rPr>
                <w:sz w:val="20"/>
              </w:rPr>
              <w:br/>
              <w:t xml:space="preserve">    "eventId":"00001",</w:t>
            </w:r>
            <w:r>
              <w:rPr>
                <w:sz w:val="20"/>
              </w:rPr>
              <w:br/>
              <w:t xml:space="preserve">    "eventTime":"2015-11-16T16:42:25-04:00",</w:t>
            </w:r>
            <w:r>
              <w:rPr>
                <w:sz w:val="20"/>
              </w:rPr>
              <w:br/>
              <w:t xml:space="preserve">    "eventType":"ServiceProblemCreateNotification",</w:t>
            </w:r>
            <w:r>
              <w:rPr>
                <w:sz w:val="20"/>
              </w:rPr>
              <w:br/>
              <w:t xml:space="preserve">     "event": {</w:t>
            </w:r>
            <w:r>
              <w:rPr>
                <w:sz w:val="20"/>
              </w:rPr>
              <w:br/>
              <w:t xml:space="preserve">        "serviceProblem" : </w:t>
            </w:r>
            <w:r>
              <w:rPr>
                <w:sz w:val="20"/>
              </w:rPr>
              <w:br/>
              <w:t xml:space="preserve">            {-- SEE ServiceProblem RESOURCE SAMPLE --}</w:t>
            </w:r>
            <w:r>
              <w:rPr>
                <w:sz w:val="20"/>
              </w:rPr>
              <w:br/>
              <w:t xml:space="preserve">    }</w:t>
            </w:r>
            <w:r>
              <w:rPr>
                <w:sz w:val="20"/>
              </w:rPr>
              <w:br/>
              <w:t>}</w:t>
            </w:r>
            <w:r>
              <w:rPr>
                <w:sz w:val="20"/>
              </w:rPr>
              <w:br/>
            </w:r>
          </w:p>
        </w:tc>
      </w:tr>
    </w:tbl>
    <w:p w:rsidR="00EA1B70" w:rsidRDefault="00AC0EAD">
      <w:pPr>
        <w:pStyle w:val="Heading3"/>
      </w:pPr>
      <w:bookmarkStart w:id="31" w:name="_Toc2189868"/>
      <w:r>
        <w:t>Service Problem State Change Notification</w:t>
      </w:r>
      <w:bookmarkEnd w:id="31"/>
    </w:p>
    <w:p w:rsidR="00EA1B70" w:rsidRDefault="00AC0EAD">
      <w:r>
        <w:t>Notification ServiceProblemStateChangeNotification case for resource ServiceProblem</w:t>
      </w:r>
    </w:p>
    <w:p w:rsidR="00EA1B70" w:rsidRDefault="00AC0EAD">
      <w:r>
        <w:rPr>
          <w:b/>
        </w:rPr>
        <w:t>Json representation sample</w:t>
      </w:r>
    </w:p>
    <w:p w:rsidR="00EA1B70" w:rsidRDefault="00AC0EAD">
      <w:r>
        <w:t>We provide below the json representation of an example of a 'ServiceProblemStateChangeNotification' notification object</w:t>
      </w:r>
    </w:p>
    <w:tbl>
      <w:tblPr>
        <w:tblStyle w:val="JsonCode"/>
        <w:tblW w:w="0" w:type="auto"/>
        <w:tblLook w:val="04A0" w:firstRow="1" w:lastRow="0" w:firstColumn="1" w:lastColumn="0" w:noHBand="0" w:noVBand="1"/>
      </w:tblPr>
      <w:tblGrid>
        <w:gridCol w:w="10061"/>
      </w:tblGrid>
      <w:tr w:rsidR="00EA1B70">
        <w:tc>
          <w:tcPr>
            <w:tcW w:w="10205" w:type="dxa"/>
          </w:tcPr>
          <w:p w:rsidR="00EA1B70" w:rsidRDefault="00AC0EAD">
            <w:r>
              <w:rPr>
                <w:sz w:val="20"/>
              </w:rPr>
              <w:t>{</w:t>
            </w:r>
            <w:r>
              <w:rPr>
                <w:sz w:val="20"/>
              </w:rPr>
              <w:br/>
              <w:t xml:space="preserve">    "eventId":"00001",</w:t>
            </w:r>
            <w:r>
              <w:rPr>
                <w:sz w:val="20"/>
              </w:rPr>
              <w:br/>
              <w:t xml:space="preserve">    "eventTime":"2015-11-16T16:42:25-04:00",</w:t>
            </w:r>
            <w:r>
              <w:rPr>
                <w:sz w:val="20"/>
              </w:rPr>
              <w:br/>
              <w:t xml:space="preserve">    "eventType":"ServiceProblemStateChangeNotification",</w:t>
            </w:r>
            <w:r>
              <w:rPr>
                <w:sz w:val="20"/>
              </w:rPr>
              <w:br/>
              <w:t xml:space="preserve">     "event": {</w:t>
            </w:r>
            <w:r>
              <w:rPr>
                <w:sz w:val="20"/>
              </w:rPr>
              <w:br/>
              <w:t xml:space="preserve">        "serviceProblem" : </w:t>
            </w:r>
            <w:r>
              <w:rPr>
                <w:sz w:val="20"/>
              </w:rPr>
              <w:br/>
              <w:t xml:space="preserve">            {-- SEE ServiceProblem RESOURCE SAMPLE --}</w:t>
            </w:r>
            <w:r>
              <w:rPr>
                <w:sz w:val="20"/>
              </w:rPr>
              <w:br/>
              <w:t xml:space="preserve">    }</w:t>
            </w:r>
            <w:r>
              <w:rPr>
                <w:sz w:val="20"/>
              </w:rPr>
              <w:br/>
              <w:t>}</w:t>
            </w:r>
            <w:r>
              <w:rPr>
                <w:sz w:val="20"/>
              </w:rPr>
              <w:br/>
            </w:r>
          </w:p>
        </w:tc>
      </w:tr>
    </w:tbl>
    <w:p w:rsidR="00EA1B70" w:rsidRDefault="00AC0EAD">
      <w:pPr>
        <w:pStyle w:val="Heading3"/>
      </w:pPr>
      <w:bookmarkStart w:id="32" w:name="_Toc2189869"/>
      <w:r>
        <w:t>Service Problem Attribute Value Change Notification</w:t>
      </w:r>
      <w:bookmarkEnd w:id="32"/>
    </w:p>
    <w:p w:rsidR="00EA1B70" w:rsidRDefault="00AC0EAD">
      <w:r>
        <w:t>Notification ServiceProblemAttributeValueChangeNotification case for resource ServiceProblem</w:t>
      </w:r>
    </w:p>
    <w:p w:rsidR="00EA1B70" w:rsidRDefault="00AC0EAD">
      <w:r>
        <w:rPr>
          <w:b/>
        </w:rPr>
        <w:t>Json representation sample</w:t>
      </w:r>
    </w:p>
    <w:p w:rsidR="00EA1B70" w:rsidRDefault="00AC0EAD">
      <w:r>
        <w:t>We provide below the json representation of an example of a 'ServiceProblemAttributeValueChangeNotification' notification object</w:t>
      </w:r>
    </w:p>
    <w:tbl>
      <w:tblPr>
        <w:tblStyle w:val="JsonCode"/>
        <w:tblW w:w="0" w:type="auto"/>
        <w:tblLook w:val="04A0" w:firstRow="1" w:lastRow="0" w:firstColumn="1" w:lastColumn="0" w:noHBand="0" w:noVBand="1"/>
      </w:tblPr>
      <w:tblGrid>
        <w:gridCol w:w="10061"/>
      </w:tblGrid>
      <w:tr w:rsidR="00EA1B70">
        <w:tc>
          <w:tcPr>
            <w:tcW w:w="10205" w:type="dxa"/>
          </w:tcPr>
          <w:p w:rsidR="00EA1B70" w:rsidRDefault="00AC0EAD">
            <w:r>
              <w:rPr>
                <w:sz w:val="20"/>
              </w:rPr>
              <w:t>{</w:t>
            </w:r>
            <w:r>
              <w:rPr>
                <w:sz w:val="20"/>
              </w:rPr>
              <w:br/>
              <w:t xml:space="preserve">    "eventId":"00001",</w:t>
            </w:r>
            <w:r>
              <w:rPr>
                <w:sz w:val="20"/>
              </w:rPr>
              <w:br/>
              <w:t xml:space="preserve">    "eventTime":"2015-11-16T16:42:25-04:00",</w:t>
            </w:r>
            <w:r>
              <w:rPr>
                <w:sz w:val="20"/>
              </w:rPr>
              <w:br/>
              <w:t xml:space="preserve">    "eventType":"ServiceProblemAttributeValueChangeNotification",</w:t>
            </w:r>
            <w:r>
              <w:rPr>
                <w:sz w:val="20"/>
              </w:rPr>
              <w:br/>
              <w:t xml:space="preserve">     "event": {</w:t>
            </w:r>
            <w:r>
              <w:rPr>
                <w:sz w:val="20"/>
              </w:rPr>
              <w:br/>
              <w:t xml:space="preserve">        "serviceProblem" : </w:t>
            </w:r>
            <w:r>
              <w:rPr>
                <w:sz w:val="20"/>
              </w:rPr>
              <w:br/>
              <w:t xml:space="preserve">            {-- SEE ServiceProblem RESOURCE SAMPLE --}</w:t>
            </w:r>
            <w:r>
              <w:rPr>
                <w:sz w:val="20"/>
              </w:rPr>
              <w:br/>
              <w:t xml:space="preserve">    }</w:t>
            </w:r>
            <w:r>
              <w:rPr>
                <w:sz w:val="20"/>
              </w:rPr>
              <w:br/>
              <w:t>}</w:t>
            </w:r>
            <w:r>
              <w:rPr>
                <w:sz w:val="20"/>
              </w:rPr>
              <w:br/>
            </w:r>
          </w:p>
        </w:tc>
      </w:tr>
    </w:tbl>
    <w:p w:rsidR="00EA1B70" w:rsidRDefault="00AC0EAD">
      <w:pPr>
        <w:pStyle w:val="Heading3"/>
      </w:pPr>
      <w:bookmarkStart w:id="33" w:name="_Toc2189870"/>
      <w:r>
        <w:t>Service Problem Information Required Notification</w:t>
      </w:r>
      <w:bookmarkEnd w:id="33"/>
    </w:p>
    <w:p w:rsidR="00EA1B70" w:rsidRDefault="00AC0EAD">
      <w:r>
        <w:t>Notification ServiceProblemInformationRequiredNotification case for resource ServiceProblem</w:t>
      </w:r>
    </w:p>
    <w:p w:rsidR="00EA1B70" w:rsidRDefault="00AC0EAD">
      <w:r>
        <w:rPr>
          <w:b/>
        </w:rPr>
        <w:t>Json representation sample</w:t>
      </w:r>
    </w:p>
    <w:p w:rsidR="00EA1B70" w:rsidRDefault="00AC0EAD">
      <w:r>
        <w:t>We provide below the json representation of an example of a 'ServiceProblemInformationRequiredNotification' notification object</w:t>
      </w:r>
    </w:p>
    <w:tbl>
      <w:tblPr>
        <w:tblStyle w:val="JsonCode"/>
        <w:tblW w:w="0" w:type="auto"/>
        <w:tblLook w:val="04A0" w:firstRow="1" w:lastRow="0" w:firstColumn="1" w:lastColumn="0" w:noHBand="0" w:noVBand="1"/>
      </w:tblPr>
      <w:tblGrid>
        <w:gridCol w:w="10061"/>
      </w:tblGrid>
      <w:tr w:rsidR="00EA1B70">
        <w:tc>
          <w:tcPr>
            <w:tcW w:w="10205" w:type="dxa"/>
          </w:tcPr>
          <w:p w:rsidR="00EA1B70" w:rsidRDefault="00AC0EAD">
            <w:r>
              <w:rPr>
                <w:sz w:val="20"/>
              </w:rPr>
              <w:t>{</w:t>
            </w:r>
            <w:r>
              <w:rPr>
                <w:sz w:val="20"/>
              </w:rPr>
              <w:br/>
              <w:t xml:space="preserve">    "eventId":"00001",</w:t>
            </w:r>
            <w:r>
              <w:rPr>
                <w:sz w:val="20"/>
              </w:rPr>
              <w:br/>
              <w:t xml:space="preserve">    "eventTime":"2015-11-16T16:42:25-04:00",</w:t>
            </w:r>
            <w:r>
              <w:rPr>
                <w:sz w:val="20"/>
              </w:rPr>
              <w:br/>
              <w:t xml:space="preserve">    "eventType":"ServiceProblemInformationRequiredNotification",</w:t>
            </w:r>
            <w:r>
              <w:rPr>
                <w:sz w:val="20"/>
              </w:rPr>
              <w:br/>
              <w:t xml:space="preserve">     "event": {</w:t>
            </w:r>
            <w:r>
              <w:rPr>
                <w:sz w:val="20"/>
              </w:rPr>
              <w:br/>
              <w:t xml:space="preserve">        "serviceProblem" : </w:t>
            </w:r>
            <w:r>
              <w:rPr>
                <w:sz w:val="20"/>
              </w:rPr>
              <w:br/>
              <w:t xml:space="preserve">            {-- SEE ServiceProblem RESOURCE SAMPLE --}</w:t>
            </w:r>
            <w:r>
              <w:rPr>
                <w:sz w:val="20"/>
              </w:rPr>
              <w:br/>
              <w:t xml:space="preserve">    }</w:t>
            </w:r>
            <w:r>
              <w:rPr>
                <w:sz w:val="20"/>
              </w:rPr>
              <w:br/>
              <w:t>}</w:t>
            </w:r>
            <w:r>
              <w:rPr>
                <w:sz w:val="20"/>
              </w:rPr>
              <w:br/>
            </w:r>
          </w:p>
        </w:tc>
      </w:tr>
    </w:tbl>
    <w:p w:rsidR="00464EEF" w:rsidRPr="0070562F" w:rsidRDefault="00464EEF" w:rsidP="004D2586">
      <w:pPr>
        <w:rPr>
          <w:rFonts w:cs="Helvetica"/>
          <w:sz w:val="24"/>
          <w:lang w:eastAsia="it-IT"/>
        </w:rPr>
      </w:pPr>
    </w:p>
    <w:p w:rsidR="001C3F58" w:rsidRPr="00A821D0" w:rsidRDefault="001C3F58" w:rsidP="006C20B6">
      <w:pPr>
        <w:pStyle w:val="ListBullet2"/>
        <w:rPr>
          <w:b/>
          <w:bCs/>
        </w:rPr>
      </w:pPr>
    </w:p>
    <w:p w:rsidR="00CA2BB0" w:rsidRPr="00A821D0" w:rsidRDefault="004D2586" w:rsidP="006341A9">
      <w:pPr>
        <w:pStyle w:val="Heading1"/>
        <w:rPr>
          <w:noProof w:val="0"/>
          <w:lang w:val="en-US"/>
        </w:rPr>
      </w:pPr>
      <w:bookmarkStart w:id="34" w:name="OLE_LINK4"/>
      <w:bookmarkStart w:id="35" w:name="_Toc203490678"/>
      <w:bookmarkStart w:id="36" w:name="_Toc223843133"/>
      <w:bookmarkStart w:id="37" w:name="_Toc225613409"/>
      <w:bookmarkStart w:id="38" w:name="_Ref225602564"/>
      <w:bookmarkStart w:id="39" w:name="_Ref225602608"/>
      <w:bookmarkStart w:id="40" w:name="_Toc225603198"/>
      <w:bookmarkStart w:id="41" w:name="_Ref226276288"/>
      <w:bookmarkStart w:id="42" w:name="_Ref226276315"/>
      <w:bookmarkStart w:id="43" w:name="_Ref226276328"/>
      <w:r w:rsidRPr="00A821D0">
        <w:rPr>
          <w:noProof w:val="0"/>
          <w:lang w:val="en-US"/>
        </w:rPr>
        <w:t xml:space="preserve"> </w:t>
      </w:r>
      <w:bookmarkStart w:id="44" w:name="_Toc2189871"/>
      <w:r w:rsidR="0023316A" w:rsidRPr="00A821D0">
        <w:rPr>
          <w:noProof w:val="0"/>
          <w:lang w:val="en-US"/>
        </w:rPr>
        <w:t>API OPERATION</w:t>
      </w:r>
      <w:r w:rsidRPr="00A821D0">
        <w:rPr>
          <w:noProof w:val="0"/>
          <w:lang w:val="en-US"/>
        </w:rPr>
        <w:t>S</w:t>
      </w:r>
      <w:bookmarkEnd w:id="44"/>
    </w:p>
    <w:p w:rsidR="004D2586" w:rsidRPr="00A821D0" w:rsidRDefault="004D2586" w:rsidP="002B6E8C">
      <w:pPr>
        <w:rPr>
          <w:rFonts w:cs="Helvetica"/>
          <w:sz w:val="24"/>
          <w:lang w:eastAsia="it-IT"/>
        </w:rPr>
      </w:pPr>
      <w:r w:rsidRPr="0070562F">
        <w:rPr>
          <w:rFonts w:cs="Helvetica"/>
          <w:sz w:val="24"/>
          <w:lang w:eastAsia="it-IT"/>
        </w:rPr>
        <w:t>Remember the following Uniform Contract:</w:t>
      </w:r>
    </w:p>
    <w:tbl>
      <w:tblPr>
        <w:tblStyle w:val="TableGrid"/>
        <w:tblW w:w="0" w:type="auto"/>
        <w:tblInd w:w="1080" w:type="dxa"/>
        <w:tblLook w:val="04A0" w:firstRow="1" w:lastRow="0" w:firstColumn="1" w:lastColumn="0" w:noHBand="0" w:noVBand="1"/>
      </w:tblPr>
      <w:tblGrid>
        <w:gridCol w:w="3077"/>
        <w:gridCol w:w="3075"/>
        <w:gridCol w:w="3103"/>
      </w:tblGrid>
      <w:tr w:rsidR="004D2586" w:rsidRPr="00A821D0" w:rsidTr="00FA589A">
        <w:tc>
          <w:tcPr>
            <w:tcW w:w="3158" w:type="dxa"/>
            <w:shd w:val="clear" w:color="auto" w:fill="B3B3B3"/>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Operation on Entities</w:t>
            </w:r>
          </w:p>
        </w:tc>
        <w:tc>
          <w:tcPr>
            <w:tcW w:w="3157" w:type="dxa"/>
            <w:shd w:val="clear" w:color="auto" w:fill="B3B3B3"/>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Uniform API Operation</w:t>
            </w:r>
          </w:p>
        </w:tc>
        <w:tc>
          <w:tcPr>
            <w:tcW w:w="3166" w:type="dxa"/>
            <w:shd w:val="clear" w:color="auto" w:fill="B3B3B3"/>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Description</w:t>
            </w:r>
          </w:p>
        </w:tc>
      </w:tr>
      <w:tr w:rsidR="004D2586" w:rsidRPr="00A821D0" w:rsidTr="00FA589A">
        <w:tc>
          <w:tcPr>
            <w:tcW w:w="3158" w:type="dxa"/>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Query Entities</w:t>
            </w:r>
          </w:p>
        </w:tc>
        <w:tc>
          <w:tcPr>
            <w:tcW w:w="3157" w:type="dxa"/>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GET Resource</w:t>
            </w:r>
          </w:p>
        </w:tc>
        <w:tc>
          <w:tcPr>
            <w:tcW w:w="3166" w:type="dxa"/>
          </w:tcPr>
          <w:p w:rsidR="004D2586" w:rsidRPr="00A821D0" w:rsidRDefault="004D2586" w:rsidP="004D2586">
            <w:pPr>
              <w:widowControl w:val="0"/>
              <w:autoSpaceDE w:val="0"/>
              <w:autoSpaceDN w:val="0"/>
              <w:adjustRightInd w:val="0"/>
              <w:spacing w:after="240" w:line="240" w:lineRule="auto"/>
              <w:rPr>
                <w:rFonts w:cs="Helvetica"/>
                <w:sz w:val="24"/>
                <w:lang w:eastAsia="it-IT"/>
              </w:rPr>
            </w:pPr>
            <w:r w:rsidRPr="00A821D0">
              <w:rPr>
                <w:rFonts w:cs="Helvetica"/>
                <w:sz w:val="24"/>
                <w:lang w:eastAsia="it-IT"/>
              </w:rPr>
              <w:t>GET must be used to retrieve a representation of a resource.</w:t>
            </w:r>
          </w:p>
          <w:p w:rsidR="004D2586" w:rsidRPr="00A821D0" w:rsidRDefault="004D2586" w:rsidP="004D2586">
            <w:pPr>
              <w:widowControl w:val="0"/>
              <w:autoSpaceDE w:val="0"/>
              <w:autoSpaceDN w:val="0"/>
              <w:adjustRightInd w:val="0"/>
              <w:spacing w:after="240"/>
              <w:rPr>
                <w:rFonts w:cs="Helvetica"/>
                <w:sz w:val="24"/>
                <w:lang w:eastAsia="it-IT"/>
              </w:rPr>
            </w:pPr>
          </w:p>
        </w:tc>
      </w:tr>
      <w:tr w:rsidR="004D2586" w:rsidRPr="00A821D0" w:rsidTr="00FA589A">
        <w:tc>
          <w:tcPr>
            <w:tcW w:w="3158" w:type="dxa"/>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Create Entity</w:t>
            </w:r>
          </w:p>
        </w:tc>
        <w:tc>
          <w:tcPr>
            <w:tcW w:w="3157" w:type="dxa"/>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POST Resource</w:t>
            </w:r>
          </w:p>
        </w:tc>
        <w:tc>
          <w:tcPr>
            <w:tcW w:w="3166" w:type="dxa"/>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POST must be used to create a new resource</w:t>
            </w:r>
          </w:p>
        </w:tc>
      </w:tr>
      <w:tr w:rsidR="004D2586" w:rsidRPr="00A821D0" w:rsidTr="00FA589A">
        <w:tc>
          <w:tcPr>
            <w:tcW w:w="3158" w:type="dxa"/>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Partial Update of an Entity</w:t>
            </w:r>
          </w:p>
        </w:tc>
        <w:tc>
          <w:tcPr>
            <w:tcW w:w="3157" w:type="dxa"/>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PATCH Resource</w:t>
            </w:r>
          </w:p>
        </w:tc>
        <w:tc>
          <w:tcPr>
            <w:tcW w:w="3166" w:type="dxa"/>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PATCH must be used to partially update a resource</w:t>
            </w:r>
          </w:p>
        </w:tc>
      </w:tr>
      <w:tr w:rsidR="004D2586" w:rsidRPr="00A821D0" w:rsidTr="00FA589A">
        <w:tc>
          <w:tcPr>
            <w:tcW w:w="3158" w:type="dxa"/>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Complete Update of an Entity</w:t>
            </w:r>
          </w:p>
        </w:tc>
        <w:tc>
          <w:tcPr>
            <w:tcW w:w="3157" w:type="dxa"/>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PUT Resource</w:t>
            </w:r>
          </w:p>
        </w:tc>
        <w:tc>
          <w:tcPr>
            <w:tcW w:w="3166" w:type="dxa"/>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 xml:space="preserve">PUT must be used to completely update a resource identified by its resource URI </w:t>
            </w:r>
          </w:p>
        </w:tc>
      </w:tr>
      <w:tr w:rsidR="004D2586" w:rsidRPr="00A821D0" w:rsidTr="00FA589A">
        <w:tc>
          <w:tcPr>
            <w:tcW w:w="3158" w:type="dxa"/>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Remove an Entity</w:t>
            </w:r>
          </w:p>
        </w:tc>
        <w:tc>
          <w:tcPr>
            <w:tcW w:w="3157" w:type="dxa"/>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DELETE Resource</w:t>
            </w:r>
          </w:p>
        </w:tc>
        <w:tc>
          <w:tcPr>
            <w:tcW w:w="3166" w:type="dxa"/>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DELETE must be used to remove a resource</w:t>
            </w:r>
          </w:p>
        </w:tc>
      </w:tr>
      <w:tr w:rsidR="004D2586" w:rsidRPr="00A821D0" w:rsidTr="00FA589A">
        <w:tc>
          <w:tcPr>
            <w:tcW w:w="3158" w:type="dxa"/>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 xml:space="preserve">Execute an Action on an Entity </w:t>
            </w:r>
          </w:p>
        </w:tc>
        <w:tc>
          <w:tcPr>
            <w:tcW w:w="3157" w:type="dxa"/>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POST on TASK Resource</w:t>
            </w:r>
          </w:p>
        </w:tc>
        <w:tc>
          <w:tcPr>
            <w:tcW w:w="3166" w:type="dxa"/>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POST must be used to execute Task Resources</w:t>
            </w:r>
          </w:p>
        </w:tc>
      </w:tr>
      <w:tr w:rsidR="004D2586" w:rsidRPr="00A821D0" w:rsidTr="00FA589A">
        <w:tc>
          <w:tcPr>
            <w:tcW w:w="3158" w:type="dxa"/>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Other Request Methods</w:t>
            </w:r>
          </w:p>
        </w:tc>
        <w:tc>
          <w:tcPr>
            <w:tcW w:w="3157" w:type="dxa"/>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POST on TASK Resource</w:t>
            </w:r>
          </w:p>
        </w:tc>
        <w:tc>
          <w:tcPr>
            <w:tcW w:w="3166" w:type="dxa"/>
          </w:tcPr>
          <w:p w:rsidR="004D2586" w:rsidRPr="00A821D0" w:rsidRDefault="004D2586" w:rsidP="004D2586">
            <w:pPr>
              <w:widowControl w:val="0"/>
              <w:autoSpaceDE w:val="0"/>
              <w:autoSpaceDN w:val="0"/>
              <w:adjustRightInd w:val="0"/>
              <w:spacing w:after="240"/>
              <w:rPr>
                <w:rFonts w:cs="Helvetica"/>
                <w:sz w:val="24"/>
                <w:lang w:eastAsia="it-IT"/>
              </w:rPr>
            </w:pPr>
            <w:r w:rsidRPr="00A821D0">
              <w:rPr>
                <w:rFonts w:cs="Helvetica"/>
                <w:sz w:val="24"/>
                <w:lang w:eastAsia="it-IT"/>
              </w:rPr>
              <w:t>GET and POST must not be used to tunnel other request methods.</w:t>
            </w:r>
          </w:p>
        </w:tc>
      </w:tr>
    </w:tbl>
    <w:p w:rsidR="004D2586" w:rsidRPr="00A821D0" w:rsidRDefault="004D2586" w:rsidP="002B6E8C">
      <w:pPr>
        <w:rPr>
          <w:rFonts w:ascii="Times New Roman" w:hAnsi="Times New Roman"/>
          <w:sz w:val="24"/>
          <w:lang w:eastAsia="it-IT"/>
        </w:rPr>
      </w:pPr>
    </w:p>
    <w:p w:rsidR="004D2586" w:rsidRPr="00A821D0" w:rsidRDefault="008B21DE" w:rsidP="002B6E8C">
      <w:pPr>
        <w:rPr>
          <w:rFonts w:cs="Helvetica"/>
          <w:sz w:val="24"/>
          <w:lang w:eastAsia="it-IT"/>
        </w:rPr>
      </w:pPr>
      <w:r w:rsidRPr="00A821D0">
        <w:rPr>
          <w:rFonts w:cs="Helvetica"/>
          <w:sz w:val="24"/>
          <w:lang w:eastAsia="it-IT"/>
        </w:rPr>
        <w:t>Filtering and attribute selection rules are described in the TMF REST Design Guidelines</w:t>
      </w:r>
      <w:r w:rsidR="00507D7C" w:rsidRPr="00A821D0">
        <w:rPr>
          <w:rFonts w:cs="Helvetica"/>
          <w:sz w:val="24"/>
          <w:lang w:eastAsia="it-IT"/>
        </w:rPr>
        <w:t xml:space="preserve"> Part 1 Document</w:t>
      </w:r>
      <w:r w:rsidRPr="00A821D0">
        <w:rPr>
          <w:rFonts w:cs="Helvetica"/>
          <w:sz w:val="24"/>
          <w:lang w:eastAsia="it-IT"/>
        </w:rPr>
        <w:t>.</w:t>
      </w:r>
    </w:p>
    <w:p w:rsidR="008B21DE" w:rsidRPr="00A821D0" w:rsidRDefault="008B21DE" w:rsidP="002B6E8C">
      <w:pPr>
        <w:rPr>
          <w:rFonts w:cs="Helvetica"/>
          <w:sz w:val="24"/>
          <w:lang w:eastAsia="it-IT"/>
        </w:rPr>
      </w:pPr>
      <w:r w:rsidRPr="00A821D0">
        <w:rPr>
          <w:rFonts w:cs="Helvetica"/>
          <w:sz w:val="24"/>
          <w:lang w:eastAsia="it-IT"/>
        </w:rPr>
        <w:t xml:space="preserve">Notifications </w:t>
      </w:r>
      <w:r w:rsidR="001B7861" w:rsidRPr="00A821D0">
        <w:rPr>
          <w:rFonts w:cs="Helvetica"/>
          <w:sz w:val="24"/>
          <w:lang w:eastAsia="it-IT"/>
        </w:rPr>
        <w:t>are also</w:t>
      </w:r>
      <w:r w:rsidRPr="00A821D0">
        <w:rPr>
          <w:rFonts w:cs="Helvetica"/>
          <w:sz w:val="24"/>
          <w:lang w:eastAsia="it-IT"/>
        </w:rPr>
        <w:t xml:space="preserve"> described in a subsequent section.</w:t>
      </w:r>
    </w:p>
    <w:p w:rsidR="004D2586" w:rsidRPr="00A821D0" w:rsidRDefault="004D2586" w:rsidP="002B6E8C">
      <w:pPr>
        <w:rPr>
          <w:rFonts w:ascii="Times New Roman" w:hAnsi="Times New Roman"/>
          <w:sz w:val="24"/>
          <w:lang w:eastAsia="it-IT"/>
        </w:rPr>
      </w:pPr>
    </w:p>
    <w:p w:rsidR="00EA1B70" w:rsidRDefault="00AC0EAD">
      <w:pPr>
        <w:pStyle w:val="Heading2"/>
      </w:pPr>
      <w:bookmarkStart w:id="45" w:name="_Toc2189872"/>
      <w:r>
        <w:t>Operations on Service Problem</w:t>
      </w:r>
      <w:bookmarkEnd w:id="45"/>
    </w:p>
    <w:p w:rsidR="00EA1B70" w:rsidRDefault="00AC0EAD">
      <w:pPr>
        <w:pStyle w:val="Heading3"/>
      </w:pPr>
      <w:bookmarkStart w:id="46" w:name="_Toc2189873"/>
      <w:r>
        <w:t>List service problems</w:t>
      </w:r>
      <w:bookmarkEnd w:id="46"/>
    </w:p>
    <w:p w:rsidR="00EA1B70" w:rsidRDefault="00AC0EAD">
      <w:r>
        <w:rPr>
          <w:rFonts w:ascii="Courier" w:hAnsi="Courier"/>
          <w:b/>
          <w:sz w:val="28"/>
        </w:rPr>
        <w:t xml:space="preserve">  GET /serviceProblem?fields=...&amp;{filtering}</w:t>
      </w:r>
    </w:p>
    <w:p w:rsidR="00EA1B70" w:rsidRDefault="00AC0EAD">
      <w:r>
        <w:rPr>
          <w:b/>
        </w:rPr>
        <w:t>Description</w:t>
      </w:r>
    </w:p>
    <w:p w:rsidR="00EA1B70" w:rsidRDefault="00AC0EAD">
      <w:r>
        <w:t>This operation list service problem entities.</w:t>
      </w:r>
      <w:r>
        <w:br/>
        <w:t>Attribute selection is enabled for all first level attributes.</w:t>
      </w:r>
      <w:r>
        <w:br/>
        <w:t>Filtering may be available depending on the compliance level supported by an implementation.</w:t>
      </w:r>
    </w:p>
    <w:p w:rsidR="00EA1B70" w:rsidRDefault="00EA1B70"/>
    <w:p w:rsidR="00EA1B70" w:rsidRDefault="00AC0EAD">
      <w:r>
        <w:rPr>
          <w:b/>
        </w:rPr>
        <w:t>Usage Samples</w:t>
      </w:r>
    </w:p>
    <w:p w:rsidR="00EA1B70" w:rsidRDefault="00AC0EAD">
      <w:r>
        <w:t>Here's an example of a request for retrieving multiple service problems, in this example closed items first reported from a specific service</w:t>
      </w:r>
    </w:p>
    <w:tbl>
      <w:tblPr>
        <w:tblStyle w:val="JsonRequest"/>
        <w:tblW w:w="0" w:type="auto"/>
        <w:tblLook w:val="04A0" w:firstRow="1" w:lastRow="0" w:firstColumn="1" w:lastColumn="0" w:noHBand="0" w:noVBand="1"/>
      </w:tblPr>
      <w:tblGrid>
        <w:gridCol w:w="10051"/>
      </w:tblGrid>
      <w:tr w:rsidR="00EA1B70" w:rsidTr="00EA1B70">
        <w:tc>
          <w:tcPr>
            <w:tcW w:w="10205" w:type="dxa"/>
          </w:tcPr>
          <w:p w:rsidR="00EA1B70" w:rsidRDefault="00AC0EAD">
            <w:r>
              <w:rPr>
                <w:b/>
              </w:rPr>
              <w:br/>
              <w:t>Request</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GET {apiRoot}/serviceProblem?fields=id,href,statusChangeDate,category&amp;status=closed&amp;priority=1&amp;firstAlert.id=NP1_TT_0000000</w:t>
            </w:r>
            <w:r>
              <w:rPr>
                <w:sz w:val="20"/>
              </w:rPr>
              <w:br/>
              <w:t>Accept: application/json</w:t>
            </w:r>
            <w:r>
              <w:rPr>
                <w:sz w:val="20"/>
              </w:rPr>
              <w:br/>
            </w:r>
            <w:r>
              <w:rPr>
                <w:sz w:val="20"/>
              </w:rPr>
              <w:br/>
            </w:r>
          </w:p>
        </w:tc>
      </w:tr>
      <w:tr w:rsidR="00EA1B70" w:rsidTr="00EA1B70">
        <w:tc>
          <w:tcPr>
            <w:tcW w:w="10205" w:type="dxa"/>
          </w:tcPr>
          <w:p w:rsidR="00EA1B70" w:rsidRDefault="00AC0EAD">
            <w:r>
              <w:rPr>
                <w:b/>
              </w:rPr>
              <w:br/>
              <w:t>Response</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200</w:t>
            </w:r>
            <w:r>
              <w:rPr>
                <w:sz w:val="20"/>
              </w:rPr>
              <w:br/>
            </w:r>
            <w:r>
              <w:rPr>
                <w:sz w:val="20"/>
              </w:rPr>
              <w:br/>
              <w:t>[</w:t>
            </w:r>
            <w:r>
              <w:rPr>
                <w:sz w:val="20"/>
              </w:rPr>
              <w:br/>
              <w:t xml:space="preserve">    {</w:t>
            </w:r>
            <w:r>
              <w:rPr>
                <w:sz w:val="20"/>
              </w:rPr>
              <w:br/>
              <w:t xml:space="preserve">        "id": "5351", </w:t>
            </w:r>
            <w:r>
              <w:rPr>
                <w:sz w:val="20"/>
              </w:rPr>
              <w:br/>
              <w:t xml:space="preserve">        "href": "https://mycsp.com:8080/tmf-api/serviceProblemManagement/v4/serviceProblem/5351", </w:t>
            </w:r>
            <w:r>
              <w:rPr>
                <w:sz w:val="20"/>
              </w:rPr>
              <w:br/>
              <w:t xml:space="preserve">        "statusChangeDate": "2017-10-29T12:00:00.361Z", </w:t>
            </w:r>
            <w:r>
              <w:rPr>
                <w:sz w:val="20"/>
              </w:rPr>
              <w:br/>
              <w:t xml:space="preserve">        "category": "supplier.originated"</w:t>
            </w:r>
            <w:r>
              <w:rPr>
                <w:sz w:val="20"/>
              </w:rPr>
              <w:br/>
              <w:t xml:space="preserve">    }, </w:t>
            </w:r>
            <w:r>
              <w:rPr>
                <w:sz w:val="20"/>
              </w:rPr>
              <w:br/>
              <w:t xml:space="preserve">    {</w:t>
            </w:r>
            <w:r>
              <w:rPr>
                <w:sz w:val="20"/>
              </w:rPr>
              <w:br/>
              <w:t xml:space="preserve">        "id": "5352", </w:t>
            </w:r>
            <w:r>
              <w:rPr>
                <w:sz w:val="20"/>
              </w:rPr>
              <w:br/>
              <w:t xml:space="preserve">        "href": "https://mycsp.com:8080/tmf-api/serviceProblemManagement/v4/serviceProblem/5352", </w:t>
            </w:r>
            <w:r>
              <w:rPr>
                <w:sz w:val="20"/>
              </w:rPr>
              <w:br/>
              <w:t xml:space="preserve">        "name": "vDPI serial 1355445", </w:t>
            </w:r>
            <w:r>
              <w:rPr>
                <w:sz w:val="20"/>
              </w:rPr>
              <w:br/>
              <w:t xml:space="preserve">        "category": "serviceProvider.originated"</w:t>
            </w:r>
            <w:r>
              <w:rPr>
                <w:sz w:val="20"/>
              </w:rPr>
              <w:br/>
              <w:t xml:space="preserve">    }</w:t>
            </w:r>
            <w:r>
              <w:rPr>
                <w:sz w:val="20"/>
              </w:rPr>
              <w:br/>
              <w:t>]</w:t>
            </w:r>
            <w:r>
              <w:rPr>
                <w:sz w:val="20"/>
              </w:rPr>
              <w:br/>
            </w:r>
          </w:p>
        </w:tc>
      </w:tr>
    </w:tbl>
    <w:p w:rsidR="00EA1B70" w:rsidRDefault="00AC0EAD">
      <w:pPr>
        <w:pStyle w:val="Heading3"/>
      </w:pPr>
      <w:bookmarkStart w:id="47" w:name="_Toc2189874"/>
      <w:r>
        <w:t>Retrieve service problem</w:t>
      </w:r>
      <w:bookmarkEnd w:id="47"/>
    </w:p>
    <w:p w:rsidR="00EA1B70" w:rsidRDefault="00AC0EAD">
      <w:r>
        <w:rPr>
          <w:rFonts w:ascii="Courier" w:hAnsi="Courier"/>
          <w:b/>
          <w:sz w:val="28"/>
        </w:rPr>
        <w:t xml:space="preserve">  GET /serviceProblem/{id}?fields=...&amp;{filtering}</w:t>
      </w:r>
    </w:p>
    <w:p w:rsidR="00EA1B70" w:rsidRDefault="00AC0EAD">
      <w:r>
        <w:rPr>
          <w:b/>
        </w:rPr>
        <w:t>Description</w:t>
      </w:r>
    </w:p>
    <w:p w:rsidR="00EA1B70" w:rsidRDefault="00AC0EAD">
      <w:r>
        <w:t>This operation retrieves a service problem entity.</w:t>
      </w:r>
      <w:r>
        <w:br/>
        <w:t>Attribute selection is enabled for all first level attributes.</w:t>
      </w:r>
      <w:r>
        <w:br/>
        <w:t>Filtering on sub-resources may be available depending on the compliance level supported by an implementation.</w:t>
      </w:r>
    </w:p>
    <w:p w:rsidR="00EA1B70" w:rsidRDefault="00EA1B70"/>
    <w:p w:rsidR="00EA1B70" w:rsidRDefault="00AC0EAD">
      <w:r>
        <w:rPr>
          <w:b/>
        </w:rPr>
        <w:t>Usage Samples</w:t>
      </w:r>
    </w:p>
    <w:p w:rsidR="00EA1B70" w:rsidRDefault="00AC0EAD">
      <w:r>
        <w:t>Here's an example of a request for retrieving a specific service problem.</w:t>
      </w:r>
    </w:p>
    <w:tbl>
      <w:tblPr>
        <w:tblStyle w:val="JsonRequest"/>
        <w:tblW w:w="0" w:type="auto"/>
        <w:tblLook w:val="04A0" w:firstRow="1" w:lastRow="0" w:firstColumn="1" w:lastColumn="0" w:noHBand="0" w:noVBand="1"/>
      </w:tblPr>
      <w:tblGrid>
        <w:gridCol w:w="10051"/>
      </w:tblGrid>
      <w:tr w:rsidR="00EA1B70" w:rsidTr="00EA1B70">
        <w:tc>
          <w:tcPr>
            <w:tcW w:w="10205" w:type="dxa"/>
          </w:tcPr>
          <w:p w:rsidR="00EA1B70" w:rsidRDefault="00AC0EAD">
            <w:r>
              <w:rPr>
                <w:b/>
              </w:rPr>
              <w:br/>
              <w:t>Request</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GET {apiRoot}/serviceProblem/problemxxxx0000</w:t>
            </w:r>
            <w:r>
              <w:rPr>
                <w:sz w:val="20"/>
              </w:rPr>
              <w:br/>
              <w:t>Accept: application/json</w:t>
            </w:r>
            <w:r>
              <w:rPr>
                <w:sz w:val="20"/>
              </w:rPr>
              <w:br/>
            </w:r>
            <w:r>
              <w:rPr>
                <w:sz w:val="20"/>
              </w:rPr>
              <w:br/>
            </w:r>
          </w:p>
        </w:tc>
      </w:tr>
      <w:tr w:rsidR="00EA1B70" w:rsidTr="00EA1B70">
        <w:tc>
          <w:tcPr>
            <w:tcW w:w="10205" w:type="dxa"/>
          </w:tcPr>
          <w:p w:rsidR="00EA1B70" w:rsidRDefault="00AC0EAD">
            <w:r>
              <w:rPr>
                <w:b/>
              </w:rPr>
              <w:br/>
              <w:t>Response</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200</w:t>
            </w:r>
            <w:r>
              <w:rPr>
                <w:sz w:val="20"/>
              </w:rPr>
              <w:br/>
            </w:r>
            <w:r>
              <w:rPr>
                <w:sz w:val="20"/>
              </w:rPr>
              <w:br/>
              <w:t>{</w:t>
            </w:r>
            <w:r>
              <w:rPr>
                <w:sz w:val="20"/>
              </w:rPr>
              <w:br/>
              <w:t xml:space="preserve">    "id": "problemxxxx0000", </w:t>
            </w:r>
            <w:r>
              <w:rPr>
                <w:sz w:val="20"/>
              </w:rPr>
              <w:br/>
              <w:t xml:space="preserve">    "correlationId": "543251", </w:t>
            </w:r>
            <w:r>
              <w:rPr>
                <w:sz w:val="20"/>
              </w:rPr>
              <w:br/>
              <w:t xml:space="preserve">    "originatingSystem": "System_001", </w:t>
            </w:r>
            <w:r>
              <w:rPr>
                <w:sz w:val="20"/>
              </w:rPr>
              <w:br/>
              <w:t xml:space="preserve">    "category": "supplier.originated", </w:t>
            </w:r>
            <w:r>
              <w:rPr>
                <w:sz w:val="20"/>
              </w:rPr>
              <w:br/>
              <w:t xml:space="preserve">    "href": "https://mycsp.com:8080/tmf-api/serviceProblemManagement/v4/serviceProblem/problemxxxx0000", </w:t>
            </w:r>
            <w:r>
              <w:rPr>
                <w:sz w:val="20"/>
              </w:rPr>
              <w:br/>
              <w:t xml:space="preserve">    "impactImportanceFactor": "0", </w:t>
            </w:r>
            <w:r>
              <w:rPr>
                <w:sz w:val="20"/>
              </w:rPr>
              <w:br/>
              <w:t xml:space="preserve">    "priority": "1", </w:t>
            </w:r>
            <w:r>
              <w:rPr>
                <w:sz w:val="20"/>
              </w:rPr>
              <w:br/>
              <w:t xml:space="preserve">    "description": "connection failure between Tokyo and Osaka", </w:t>
            </w:r>
            <w:r>
              <w:rPr>
                <w:sz w:val="20"/>
              </w:rPr>
              <w:br/>
              <w:t xml:space="preserve">    "problemEscalation": "0", </w:t>
            </w:r>
            <w:r>
              <w:rPr>
                <w:sz w:val="20"/>
              </w:rPr>
              <w:br/>
              <w:t xml:space="preserve">    "timeRaised": "2017-10-25T12:14:16.361Z", </w:t>
            </w:r>
            <w:r>
              <w:rPr>
                <w:sz w:val="20"/>
              </w:rPr>
              <w:br/>
              <w:t xml:space="preserve">    "timeChanged": "2017-10-30T12:13:16.361Z", </w:t>
            </w:r>
            <w:r>
              <w:rPr>
                <w:sz w:val="20"/>
              </w:rPr>
              <w:br/>
              <w:t xml:space="preserve">    "statusChangeDate": "2017-10-29T12:00:00.361Z", </w:t>
            </w:r>
            <w:r>
              <w:rPr>
                <w:sz w:val="20"/>
              </w:rPr>
              <w:br/>
              <w:t xml:space="preserve">    "statusChangeReason": "problem analysis has been completed in NP1", </w:t>
            </w:r>
            <w:r>
              <w:rPr>
                <w:sz w:val="20"/>
              </w:rPr>
              <w:br/>
              <w:t xml:space="preserve">    "resolutionDate": "2017-10-29T12:00:00.361Z", </w:t>
            </w:r>
            <w:r>
              <w:rPr>
                <w:sz w:val="20"/>
              </w:rPr>
              <w:br/>
              <w:t xml:space="preserve">    "status": "resolved", </w:t>
            </w:r>
            <w:r>
              <w:rPr>
                <w:sz w:val="20"/>
              </w:rPr>
              <w:br/>
              <w:t xml:space="preserve">    "reason": "Failure of resource NP1_Resource_1 in NP1", </w:t>
            </w:r>
            <w:r>
              <w:rPr>
                <w:sz w:val="20"/>
              </w:rPr>
              <w:br/>
              <w:t xml:space="preserve">    "affectedNumberOfServices": "2", </w:t>
            </w:r>
            <w:r>
              <w:rPr>
                <w:sz w:val="20"/>
              </w:rPr>
              <w:br/>
              <w:t xml:space="preserve">    "firstAlert": {</w:t>
            </w:r>
            <w:r>
              <w:rPr>
                <w:sz w:val="20"/>
              </w:rPr>
              <w:br/>
              <w:t xml:space="preserve">        "alertType": "TroubleTicket", </w:t>
            </w:r>
            <w:r>
              <w:rPr>
                <w:sz w:val="20"/>
              </w:rPr>
              <w:br/>
              <w:t xml:space="preserve">        "id": "NP1_TT_0000000", </w:t>
            </w:r>
            <w:r>
              <w:rPr>
                <w:sz w:val="20"/>
              </w:rPr>
              <w:br/>
              <w:t xml:space="preserve">        "href": "https://mycsp.com:8080/tmf-api/troubleTicketManagement/v4/troubleTicket/NP1_TT_000000"</w:t>
            </w:r>
            <w:r>
              <w:rPr>
                <w:sz w:val="20"/>
              </w:rPr>
              <w:br/>
              <w:t xml:space="preserve">    }, </w:t>
            </w:r>
            <w:r>
              <w:rPr>
                <w:sz w:val="20"/>
              </w:rPr>
              <w:br/>
              <w:t xml:space="preserve">    "responsibleParty": {</w:t>
            </w:r>
            <w:r>
              <w:rPr>
                <w:sz w:val="20"/>
              </w:rPr>
              <w:br/>
              <w:t xml:space="preserve">        "role": "Supplier", </w:t>
            </w:r>
            <w:r>
              <w:rPr>
                <w:sz w:val="20"/>
              </w:rPr>
              <w:br/>
              <w:t xml:space="preserve">        "id": "NP1", </w:t>
            </w:r>
            <w:r>
              <w:rPr>
                <w:sz w:val="20"/>
              </w:rPr>
              <w:br/>
              <w:t xml:space="preserve">        "href": "https://mycsp.com:8080/tmf-api/partyManagement/v4/party/NP1", </w:t>
            </w:r>
            <w:r>
              <w:rPr>
                <w:sz w:val="20"/>
              </w:rPr>
              <w:br/>
              <w:t xml:space="preserve">        "@referredType": "Organization"</w:t>
            </w:r>
            <w:r>
              <w:rPr>
                <w:sz w:val="20"/>
              </w:rPr>
              <w:br/>
              <w:t xml:space="preserve">    }, </w:t>
            </w:r>
            <w:r>
              <w:rPr>
                <w:sz w:val="20"/>
              </w:rPr>
              <w:br/>
              <w:t xml:space="preserve">    "originatorParty": {</w:t>
            </w:r>
            <w:r>
              <w:rPr>
                <w:sz w:val="20"/>
              </w:rPr>
              <w:br/>
              <w:t xml:space="preserve">        "role": "Supplier", </w:t>
            </w:r>
            <w:r>
              <w:rPr>
                <w:sz w:val="20"/>
              </w:rPr>
              <w:br/>
              <w:t xml:space="preserve">        "id": "NP1", </w:t>
            </w:r>
            <w:r>
              <w:rPr>
                <w:sz w:val="20"/>
              </w:rPr>
              <w:br/>
              <w:t xml:space="preserve">        "href": "https://mycsp.com:8080/tmf-api/partyManagement/v4/party/NP1", </w:t>
            </w:r>
            <w:r>
              <w:rPr>
                <w:sz w:val="20"/>
              </w:rPr>
              <w:br/>
              <w:t xml:space="preserve">        "@referredType": "Organization"</w:t>
            </w:r>
            <w:r>
              <w:rPr>
                <w:sz w:val="20"/>
              </w:rPr>
              <w:br/>
              <w:t xml:space="preserve">    }, </w:t>
            </w:r>
            <w:r>
              <w:rPr>
                <w:sz w:val="20"/>
              </w:rPr>
              <w:br/>
              <w:t xml:space="preserve">    "relatedParty": [</w:t>
            </w:r>
            <w:r>
              <w:rPr>
                <w:sz w:val="20"/>
              </w:rPr>
              <w:br/>
              <w:t xml:space="preserve">        {</w:t>
            </w:r>
            <w:r>
              <w:rPr>
                <w:sz w:val="20"/>
              </w:rPr>
              <w:br/>
              <w:t xml:space="preserve">            "role": "Supplier", </w:t>
            </w:r>
            <w:r>
              <w:rPr>
                <w:sz w:val="20"/>
              </w:rPr>
              <w:br/>
              <w:t xml:space="preserve">            "id": "NP1", </w:t>
            </w:r>
            <w:r>
              <w:rPr>
                <w:sz w:val="20"/>
              </w:rPr>
              <w:br/>
              <w:t xml:space="preserve">            "href": "https://mycsp.com:8080/tmf-api/partyManagement/v4/party/NP1", </w:t>
            </w:r>
            <w:r>
              <w:rPr>
                <w:sz w:val="20"/>
              </w:rPr>
              <w:br/>
              <w:t xml:space="preserve">            "@referredType": "Organization"</w:t>
            </w:r>
            <w:r>
              <w:rPr>
                <w:sz w:val="20"/>
              </w:rPr>
              <w:br/>
              <w:t xml:space="preserve">        }, </w:t>
            </w:r>
            <w:r>
              <w:rPr>
                <w:sz w:val="20"/>
              </w:rPr>
              <w:br/>
              <w:t xml:space="preserve">        {</w:t>
            </w:r>
            <w:r>
              <w:rPr>
                <w:sz w:val="20"/>
              </w:rPr>
              <w:br/>
              <w:t xml:space="preserve">            "role": "Partner", </w:t>
            </w:r>
            <w:r>
              <w:rPr>
                <w:sz w:val="20"/>
              </w:rPr>
              <w:br/>
              <w:t xml:space="preserve">            "id": "SP1", </w:t>
            </w:r>
            <w:r>
              <w:rPr>
                <w:sz w:val="20"/>
              </w:rPr>
              <w:br/>
              <w:t xml:space="preserve">            "href": "https://mycsp.com:8080/tmf-api/partyManagement/v4/party/SP1", </w:t>
            </w:r>
            <w:r>
              <w:rPr>
                <w:sz w:val="20"/>
              </w:rPr>
              <w:br/>
              <w:t xml:space="preserve">            "@referredType": "Organization"</w:t>
            </w:r>
            <w:r>
              <w:rPr>
                <w:sz w:val="20"/>
              </w:rPr>
              <w:br/>
              <w:t xml:space="preserve">        }, </w:t>
            </w:r>
            <w:r>
              <w:rPr>
                <w:sz w:val="20"/>
              </w:rPr>
              <w:br/>
              <w:t xml:space="preserve">        {</w:t>
            </w:r>
            <w:r>
              <w:rPr>
                <w:sz w:val="20"/>
              </w:rPr>
              <w:br/>
              <w:t xml:space="preserve">            "role": "Partner", </w:t>
            </w:r>
            <w:r>
              <w:rPr>
                <w:sz w:val="20"/>
              </w:rPr>
              <w:br/>
              <w:t xml:space="preserve">            "id": "SP3", </w:t>
            </w:r>
            <w:r>
              <w:rPr>
                <w:sz w:val="20"/>
              </w:rPr>
              <w:br/>
              <w:t xml:space="preserve">            "href": "https://mycsp.com:8080/tmf-api/partyManagement/v4/party/SP3", </w:t>
            </w:r>
            <w:r>
              <w:rPr>
                <w:sz w:val="20"/>
              </w:rPr>
              <w:br/>
              <w:t xml:space="preserve">            "@referredType": "Organization"</w:t>
            </w:r>
            <w:r>
              <w:rPr>
                <w:sz w:val="20"/>
              </w:rPr>
              <w:br/>
              <w:t xml:space="preserve">        }</w:t>
            </w:r>
            <w:r>
              <w:rPr>
                <w:sz w:val="20"/>
              </w:rPr>
              <w:br/>
              <w:t xml:space="preserve">    ], </w:t>
            </w:r>
            <w:r>
              <w:rPr>
                <w:sz w:val="20"/>
              </w:rPr>
              <w:br/>
              <w:t xml:space="preserve">    "affectedService": [</w:t>
            </w:r>
            <w:r>
              <w:rPr>
                <w:sz w:val="20"/>
              </w:rPr>
              <w:br/>
              <w:t xml:space="preserve">        {</w:t>
            </w:r>
            <w:r>
              <w:rPr>
                <w:sz w:val="20"/>
              </w:rPr>
              <w:br/>
              <w:t xml:space="preserve">            "id": "NP1_Tokyo_Osaka", </w:t>
            </w:r>
            <w:r>
              <w:rPr>
                <w:sz w:val="20"/>
              </w:rPr>
              <w:br/>
              <w:t xml:space="preserve">            "href": "https://mycsp.com:8080/tmf-api/serviceInventoryManagement/v4/service/NW1_Tokyo_Osaka"</w:t>
            </w:r>
            <w:r>
              <w:rPr>
                <w:sz w:val="20"/>
              </w:rPr>
              <w:br/>
              <w:t xml:space="preserve">        }, </w:t>
            </w:r>
            <w:r>
              <w:rPr>
                <w:sz w:val="20"/>
              </w:rPr>
              <w:br/>
              <w:t xml:space="preserve">        {</w:t>
            </w:r>
            <w:r>
              <w:rPr>
                <w:sz w:val="20"/>
              </w:rPr>
              <w:br/>
              <w:t xml:space="preserve">            "id": "NP1_Tokyo_xxxx", </w:t>
            </w:r>
            <w:r>
              <w:rPr>
                <w:sz w:val="20"/>
              </w:rPr>
              <w:br/>
              <w:t xml:space="preserve">            "href": "https://mycsp.com:8080/tmf-api/serviceInventoryManagement/v4/service/NW1_Tokyo_xxxx"</w:t>
            </w:r>
            <w:r>
              <w:rPr>
                <w:sz w:val="20"/>
              </w:rPr>
              <w:br/>
              <w:t xml:space="preserve">        }</w:t>
            </w:r>
            <w:r>
              <w:rPr>
                <w:sz w:val="20"/>
              </w:rPr>
              <w:br/>
              <w:t xml:space="preserve">    ], </w:t>
            </w:r>
            <w:r>
              <w:rPr>
                <w:sz w:val="20"/>
              </w:rPr>
              <w:br/>
              <w:t xml:space="preserve">    "affectedResource": [</w:t>
            </w:r>
            <w:r>
              <w:rPr>
                <w:sz w:val="20"/>
              </w:rPr>
              <w:br/>
              <w:t xml:space="preserve">        {</w:t>
            </w:r>
            <w:r>
              <w:rPr>
                <w:sz w:val="20"/>
              </w:rPr>
              <w:br/>
              <w:t xml:space="preserve">            "id": "NP1_RES_0001", </w:t>
            </w:r>
            <w:r>
              <w:rPr>
                <w:sz w:val="20"/>
              </w:rPr>
              <w:br/>
              <w:t xml:space="preserve">            "href": "https://mycsp.com:8080/tmf-api/resourceInventoryManagement/v4/resource/NW1_RES_0001"</w:t>
            </w:r>
            <w:r>
              <w:rPr>
                <w:sz w:val="20"/>
              </w:rPr>
              <w:br/>
              <w:t xml:space="preserve">        }</w:t>
            </w:r>
            <w:r>
              <w:rPr>
                <w:sz w:val="20"/>
              </w:rPr>
              <w:br/>
              <w:t xml:space="preserve">    ], </w:t>
            </w:r>
            <w:r>
              <w:rPr>
                <w:sz w:val="20"/>
              </w:rPr>
              <w:br/>
              <w:t xml:space="preserve">    "affectedLocation": [</w:t>
            </w:r>
            <w:r>
              <w:rPr>
                <w:sz w:val="20"/>
              </w:rPr>
              <w:br/>
              <w:t xml:space="preserve">        {</w:t>
            </w:r>
            <w:r>
              <w:rPr>
                <w:sz w:val="20"/>
              </w:rPr>
              <w:br/>
              <w:t xml:space="preserve">            "id": "Loc000000", </w:t>
            </w:r>
            <w:r>
              <w:rPr>
                <w:sz w:val="20"/>
              </w:rPr>
              <w:br/>
              <w:t xml:space="preserve">            "href": "https://mycsp.com:8080/tmf-api/geographicAddressManagement/v4/geographicAddress/Loc000000/", </w:t>
            </w:r>
            <w:r>
              <w:rPr>
                <w:sz w:val="20"/>
              </w:rPr>
              <w:br/>
              <w:t xml:space="preserve">            "name": "144 Main Street Tokyo 51663556", </w:t>
            </w:r>
            <w:r>
              <w:rPr>
                <w:sz w:val="20"/>
              </w:rPr>
              <w:br/>
              <w:t xml:space="preserve">            "role": "VPN Endpoint", </w:t>
            </w:r>
            <w:r>
              <w:rPr>
                <w:sz w:val="20"/>
              </w:rPr>
              <w:br/>
              <w:t xml:space="preserve">            "@type": "</w:t>
            </w:r>
            <w:r w:rsidR="00FB2A8B">
              <w:rPr>
                <w:sz w:val="20"/>
              </w:rPr>
              <w:t>G</w:t>
            </w:r>
            <w:r>
              <w:rPr>
                <w:sz w:val="20"/>
              </w:rPr>
              <w:t>eographicAddress"</w:t>
            </w:r>
            <w:r>
              <w:rPr>
                <w:sz w:val="20"/>
              </w:rPr>
              <w:br/>
              <w:t xml:space="preserve">        }, </w:t>
            </w:r>
            <w:r>
              <w:rPr>
                <w:sz w:val="20"/>
              </w:rPr>
              <w:br/>
              <w:t xml:space="preserve">        {</w:t>
            </w:r>
            <w:r>
              <w:rPr>
                <w:sz w:val="20"/>
              </w:rPr>
              <w:br/>
              <w:t xml:space="preserve">            "id": "Loc000001", </w:t>
            </w:r>
            <w:r>
              <w:rPr>
                <w:sz w:val="20"/>
              </w:rPr>
              <w:br/>
              <w:t xml:space="preserve">            "href": "https://mycsp.com:8080/tmf-api/geographicAddressManagement/v4/geographicAddress/Loc000001/", </w:t>
            </w:r>
            <w:r>
              <w:rPr>
                <w:sz w:val="20"/>
              </w:rPr>
              <w:br/>
              <w:t xml:space="preserve">            "name": "351 Main Street Osaka 3546365", </w:t>
            </w:r>
            <w:r>
              <w:rPr>
                <w:sz w:val="20"/>
              </w:rPr>
              <w:br/>
              <w:t xml:space="preserve">            "role": "VPN Endpoint", </w:t>
            </w:r>
            <w:r>
              <w:rPr>
                <w:sz w:val="20"/>
              </w:rPr>
              <w:br/>
              <w:t xml:space="preserve">            "@type": "</w:t>
            </w:r>
            <w:r w:rsidR="00FB2A8B">
              <w:rPr>
                <w:sz w:val="20"/>
              </w:rPr>
              <w:t>G</w:t>
            </w:r>
            <w:r>
              <w:rPr>
                <w:sz w:val="20"/>
              </w:rPr>
              <w:t>eographicAddress"</w:t>
            </w:r>
            <w:r>
              <w:rPr>
                <w:sz w:val="20"/>
              </w:rPr>
              <w:br/>
              <w:t xml:space="preserve">        }</w:t>
            </w:r>
            <w:r>
              <w:rPr>
                <w:sz w:val="20"/>
              </w:rPr>
              <w:br/>
              <w:t xml:space="preserve">    ], </w:t>
            </w:r>
            <w:r>
              <w:rPr>
                <w:sz w:val="20"/>
              </w:rPr>
              <w:br/>
              <w:t xml:space="preserve">    "associatedTroubleTicket": [</w:t>
            </w:r>
            <w:r>
              <w:rPr>
                <w:sz w:val="20"/>
              </w:rPr>
              <w:br/>
              <w:t xml:space="preserve">        {</w:t>
            </w:r>
            <w:r>
              <w:rPr>
                <w:sz w:val="20"/>
              </w:rPr>
              <w:br/>
              <w:t xml:space="preserve">            "id": "NP1_TT_0000000", </w:t>
            </w:r>
            <w:r>
              <w:rPr>
                <w:sz w:val="20"/>
              </w:rPr>
              <w:br/>
              <w:t xml:space="preserve">            "href": "https://mycsp.com:8080/tmf-api/troubleTicketManagement/v4/TroubleTicketRef/NP1_TT_000000"</w:t>
            </w:r>
            <w:r>
              <w:rPr>
                <w:sz w:val="20"/>
              </w:rPr>
              <w:br/>
              <w:t xml:space="preserve">        }</w:t>
            </w:r>
            <w:r>
              <w:rPr>
                <w:sz w:val="20"/>
              </w:rPr>
              <w:br/>
              <w:t xml:space="preserve">    ], </w:t>
            </w:r>
            <w:r>
              <w:rPr>
                <w:sz w:val="20"/>
              </w:rPr>
              <w:br/>
              <w:t xml:space="preserve">    "underlyingAlarm": [</w:t>
            </w:r>
            <w:r>
              <w:rPr>
                <w:sz w:val="20"/>
              </w:rPr>
              <w:br/>
              <w:t xml:space="preserve">        {</w:t>
            </w:r>
            <w:r>
              <w:rPr>
                <w:sz w:val="20"/>
              </w:rPr>
              <w:br/>
              <w:t xml:space="preserve">            "id": "NP1_A_0000000", </w:t>
            </w:r>
            <w:r>
              <w:rPr>
                <w:sz w:val="20"/>
              </w:rPr>
              <w:br/>
              <w:t xml:space="preserve">            "href": "https://mycsp.com:8080/tmf-api/alarmManagement/v4/resourceAlarm/NP1_A_000000", </w:t>
            </w:r>
            <w:r>
              <w:rPr>
                <w:sz w:val="20"/>
              </w:rPr>
              <w:br/>
              <w:t xml:space="preserve">            "@referredType": "ResourceAlarm"</w:t>
            </w:r>
            <w:r>
              <w:rPr>
                <w:sz w:val="20"/>
              </w:rPr>
              <w:br/>
              <w:t xml:space="preserve">        }</w:t>
            </w:r>
            <w:r>
              <w:rPr>
                <w:sz w:val="20"/>
              </w:rPr>
              <w:br/>
              <w:t xml:space="preserve">    ], </w:t>
            </w:r>
            <w:r>
              <w:rPr>
                <w:sz w:val="20"/>
              </w:rPr>
              <w:br/>
              <w:t xml:space="preserve">    "associatedSLAViolation": [</w:t>
            </w:r>
            <w:r>
              <w:rPr>
                <w:sz w:val="20"/>
              </w:rPr>
              <w:br/>
              <w:t xml:space="preserve">        {</w:t>
            </w:r>
            <w:r>
              <w:rPr>
                <w:sz w:val="20"/>
              </w:rPr>
              <w:br/>
              <w:t xml:space="preserve">            "id": "NP1_SLA_0000000", </w:t>
            </w:r>
            <w:r>
              <w:rPr>
                <w:sz w:val="20"/>
              </w:rPr>
              <w:br/>
              <w:t xml:space="preserve">            "href": "https://mycsp.com:8080/tmf-api/SLAManagement/v4/SLAViolationRef/NP1_SLA_000000"</w:t>
            </w:r>
            <w:r>
              <w:rPr>
                <w:sz w:val="20"/>
              </w:rPr>
              <w:br/>
              <w:t xml:space="preserve">        }</w:t>
            </w:r>
            <w:r>
              <w:rPr>
                <w:sz w:val="20"/>
              </w:rPr>
              <w:br/>
              <w:t xml:space="preserve">    ], </w:t>
            </w:r>
            <w:r>
              <w:rPr>
                <w:sz w:val="20"/>
              </w:rPr>
              <w:br/>
              <w:t xml:space="preserve">    "relatedEvent": [</w:t>
            </w:r>
            <w:r>
              <w:rPr>
                <w:sz w:val="20"/>
              </w:rPr>
              <w:br/>
              <w:t xml:space="preserve">        {</w:t>
            </w:r>
            <w:r>
              <w:rPr>
                <w:sz w:val="20"/>
              </w:rPr>
              <w:br/>
              <w:t xml:space="preserve">            "eventType": "prediction", </w:t>
            </w:r>
            <w:r>
              <w:rPr>
                <w:sz w:val="20"/>
              </w:rPr>
              <w:br/>
              <w:t xml:space="preserve">            "id": "prediction_0001", </w:t>
            </w:r>
            <w:r>
              <w:rPr>
                <w:sz w:val="20"/>
              </w:rPr>
              <w:br/>
              <w:t xml:space="preserve">            "href": "https://mycsp.com:8080/tmf-api/eventManagement/v4/event/prediction_0001", </w:t>
            </w:r>
            <w:r>
              <w:rPr>
                <w:sz w:val="20"/>
              </w:rPr>
              <w:br/>
              <w:t xml:space="preserve">            "eventTime": "2014-12-20T17:00:00Z"</w:t>
            </w:r>
            <w:r>
              <w:rPr>
                <w:sz w:val="20"/>
              </w:rPr>
              <w:br/>
              <w:t xml:space="preserve">        }</w:t>
            </w:r>
            <w:r>
              <w:rPr>
                <w:sz w:val="20"/>
              </w:rPr>
              <w:br/>
              <w:t xml:space="preserve">    ], </w:t>
            </w:r>
            <w:r>
              <w:rPr>
                <w:sz w:val="20"/>
              </w:rPr>
              <w:br/>
              <w:t xml:space="preserve">    "relatedObject": [</w:t>
            </w:r>
            <w:r>
              <w:rPr>
                <w:sz w:val="20"/>
              </w:rPr>
              <w:br/>
              <w:t xml:space="preserve">        {</w:t>
            </w:r>
            <w:r>
              <w:rPr>
                <w:sz w:val="20"/>
              </w:rPr>
              <w:br/>
              <w:t xml:space="preserve">            "id": "product0001", </w:t>
            </w:r>
            <w:r>
              <w:rPr>
                <w:sz w:val="20"/>
              </w:rPr>
              <w:br/>
              <w:t xml:space="preserve">            "href": "https://mycsp.com:8080/tmf-api/productInventoryManagement/v4/product/product0001", </w:t>
            </w:r>
            <w:r>
              <w:rPr>
                <w:sz w:val="20"/>
              </w:rPr>
              <w:br/>
              <w:t xml:space="preserve">            "@referredType": "Product"</w:t>
            </w:r>
            <w:r>
              <w:rPr>
                <w:sz w:val="20"/>
              </w:rPr>
              <w:br/>
              <w:t xml:space="preserve">        }</w:t>
            </w:r>
            <w:r>
              <w:rPr>
                <w:sz w:val="20"/>
              </w:rPr>
              <w:br/>
              <w:t xml:space="preserve">    ], </w:t>
            </w:r>
            <w:r>
              <w:rPr>
                <w:sz w:val="20"/>
              </w:rPr>
              <w:br/>
              <w:t xml:space="preserve">    "rootCauseService": [</w:t>
            </w:r>
            <w:r>
              <w:rPr>
                <w:sz w:val="20"/>
              </w:rPr>
              <w:br/>
              <w:t xml:space="preserve">        {</w:t>
            </w:r>
            <w:r>
              <w:rPr>
                <w:sz w:val="20"/>
              </w:rPr>
              <w:br/>
              <w:t xml:space="preserve">            "id": "NP1_Tokyo_Osaka", </w:t>
            </w:r>
            <w:r>
              <w:rPr>
                <w:sz w:val="20"/>
              </w:rPr>
              <w:br/>
              <w:t xml:space="preserve">            "href": "https://mycsp.com:8080/tmf-api/serviceInventoryManagement/v4/service/NW1_Tokyo_Osaka"</w:t>
            </w:r>
            <w:r>
              <w:rPr>
                <w:sz w:val="20"/>
              </w:rPr>
              <w:br/>
              <w:t xml:space="preserve">        }</w:t>
            </w:r>
            <w:r>
              <w:rPr>
                <w:sz w:val="20"/>
              </w:rPr>
              <w:br/>
              <w:t xml:space="preserve">    ], </w:t>
            </w:r>
            <w:r>
              <w:rPr>
                <w:sz w:val="20"/>
              </w:rPr>
              <w:br/>
              <w:t xml:space="preserve">    "rootCauseResource": [</w:t>
            </w:r>
            <w:r>
              <w:rPr>
                <w:sz w:val="20"/>
              </w:rPr>
              <w:br/>
              <w:t xml:space="preserve">        {</w:t>
            </w:r>
            <w:r>
              <w:rPr>
                <w:sz w:val="20"/>
              </w:rPr>
              <w:br/>
              <w:t xml:space="preserve">            "id": "NP1_Resource_1", </w:t>
            </w:r>
            <w:r>
              <w:rPr>
                <w:sz w:val="20"/>
              </w:rPr>
              <w:br/>
              <w:t xml:space="preserve">            "href": "https://mycsp.com:8080/tmf-api/resourceInventoryManagement/v4/resource/NP1_Resource_1"</w:t>
            </w:r>
            <w:r>
              <w:rPr>
                <w:sz w:val="20"/>
              </w:rPr>
              <w:br/>
              <w:t xml:space="preserve">        }</w:t>
            </w:r>
            <w:r>
              <w:rPr>
                <w:sz w:val="20"/>
              </w:rPr>
              <w:br/>
              <w:t xml:space="preserve">    ], </w:t>
            </w:r>
            <w:r>
              <w:rPr>
                <w:sz w:val="20"/>
              </w:rPr>
              <w:br/>
              <w:t xml:space="preserve">    "parentProblem": [</w:t>
            </w:r>
            <w:r>
              <w:rPr>
                <w:sz w:val="20"/>
              </w:rPr>
              <w:br/>
              <w:t xml:space="preserve">        {</w:t>
            </w:r>
            <w:r>
              <w:rPr>
                <w:sz w:val="20"/>
              </w:rPr>
              <w:br/>
              <w:t xml:space="preserve">            "id": "problemxxxx0001", </w:t>
            </w:r>
            <w:r>
              <w:rPr>
                <w:sz w:val="20"/>
              </w:rPr>
              <w:br/>
              <w:t xml:space="preserve">            "correlationId": "xxxxxxxx", </w:t>
            </w:r>
            <w:r>
              <w:rPr>
                <w:sz w:val="20"/>
              </w:rPr>
              <w:br/>
              <w:t xml:space="preserve">            "href": "https://mycsp.com:8080/tmf-api/serviceProblemManagement/v4/serviceProblem/problemxxxx0001"</w:t>
            </w:r>
            <w:r>
              <w:rPr>
                <w:sz w:val="20"/>
              </w:rPr>
              <w:br/>
              <w:t xml:space="preserve">        }</w:t>
            </w:r>
            <w:r>
              <w:rPr>
                <w:sz w:val="20"/>
              </w:rPr>
              <w:br/>
              <w:t xml:space="preserve">    ], </w:t>
            </w:r>
            <w:r>
              <w:rPr>
                <w:sz w:val="20"/>
              </w:rPr>
              <w:br/>
              <w:t xml:space="preserve">    "underlyingProblem": [</w:t>
            </w:r>
            <w:r>
              <w:rPr>
                <w:sz w:val="20"/>
              </w:rPr>
              <w:br/>
              <w:t xml:space="preserve">        {</w:t>
            </w:r>
            <w:r>
              <w:rPr>
                <w:sz w:val="20"/>
              </w:rPr>
              <w:br/>
              <w:t xml:space="preserve">            "id": "problemxxxx0001", </w:t>
            </w:r>
            <w:r>
              <w:rPr>
                <w:sz w:val="20"/>
              </w:rPr>
              <w:br/>
              <w:t xml:space="preserve">            "correlationId": "xxxxxxxx", </w:t>
            </w:r>
            <w:r>
              <w:rPr>
                <w:sz w:val="20"/>
              </w:rPr>
              <w:br/>
              <w:t xml:space="preserve">            "href": "https://mycsp.com:8080/tmf-api/serviceProblemManagement/v4/serviceProblem/problemxxxx0001"</w:t>
            </w:r>
            <w:r>
              <w:rPr>
                <w:sz w:val="20"/>
              </w:rPr>
              <w:br/>
              <w:t xml:space="preserve">        }</w:t>
            </w:r>
            <w:r>
              <w:rPr>
                <w:sz w:val="20"/>
              </w:rPr>
              <w:br/>
              <w:t xml:space="preserve">    ], </w:t>
            </w:r>
            <w:r>
              <w:rPr>
                <w:sz w:val="20"/>
              </w:rPr>
              <w:br/>
              <w:t xml:space="preserve">    "trackingRecord": [</w:t>
            </w:r>
            <w:r>
              <w:rPr>
                <w:sz w:val="20"/>
              </w:rPr>
              <w:br/>
              <w:t xml:space="preserve">        {</w:t>
            </w:r>
            <w:r>
              <w:rPr>
                <w:sz w:val="20"/>
              </w:rPr>
              <w:br/>
              <w:t xml:space="preserve">            "description": "yyy cleared the problem", </w:t>
            </w:r>
            <w:r>
              <w:rPr>
                <w:sz w:val="20"/>
              </w:rPr>
              <w:br/>
              <w:t xml:space="preserve">            "systemId": "xxxx", </w:t>
            </w:r>
            <w:r>
              <w:rPr>
                <w:sz w:val="20"/>
              </w:rPr>
              <w:br/>
              <w:t xml:space="preserve">            "time": "2014-12-20T17:00:00Z", </w:t>
            </w:r>
            <w:r>
              <w:rPr>
                <w:sz w:val="20"/>
              </w:rPr>
              <w:br/>
              <w:t xml:space="preserve">            "user": "NPUSER1", </w:t>
            </w:r>
            <w:r>
              <w:rPr>
                <w:sz w:val="20"/>
              </w:rPr>
              <w:br/>
              <w:t xml:space="preserve">            "id": "TR_xxxx", </w:t>
            </w:r>
            <w:r>
              <w:rPr>
                <w:sz w:val="20"/>
              </w:rPr>
              <w:br/>
              <w:t xml:space="preserve">            "extensionInfo": [</w:t>
            </w:r>
            <w:r>
              <w:rPr>
                <w:sz w:val="20"/>
              </w:rPr>
              <w:br/>
              <w:t xml:space="preserve">                {</w:t>
            </w:r>
            <w:r>
              <w:rPr>
                <w:sz w:val="20"/>
              </w:rPr>
              <w:br/>
              <w:t xml:space="preserve">                    "name": "vendorComment", </w:t>
            </w:r>
            <w:r>
              <w:rPr>
                <w:sz w:val="20"/>
              </w:rPr>
              <w:br/>
              <w:t xml:space="preserve">                    "valueType": "string", </w:t>
            </w:r>
            <w:r>
              <w:rPr>
                <w:sz w:val="20"/>
              </w:rPr>
              <w:br/>
              <w:t xml:space="preserve">                    "value": "Watch out for the dog"</w:t>
            </w:r>
            <w:r>
              <w:rPr>
                <w:sz w:val="20"/>
              </w:rPr>
              <w:br/>
              <w:t xml:space="preserve">                }</w:t>
            </w:r>
            <w:r>
              <w:rPr>
                <w:sz w:val="20"/>
              </w:rPr>
              <w:br/>
              <w:t xml:space="preserve">            ]</w:t>
            </w:r>
            <w:r>
              <w:rPr>
                <w:sz w:val="20"/>
              </w:rPr>
              <w:br/>
              <w:t xml:space="preserve">        }</w:t>
            </w:r>
            <w:r>
              <w:rPr>
                <w:sz w:val="20"/>
              </w:rPr>
              <w:br/>
              <w:t xml:space="preserve">    ], </w:t>
            </w:r>
            <w:r>
              <w:rPr>
                <w:sz w:val="20"/>
              </w:rPr>
              <w:br/>
              <w:t xml:space="preserve">    "comment": [</w:t>
            </w:r>
            <w:r>
              <w:rPr>
                <w:sz w:val="20"/>
              </w:rPr>
              <w:br/>
              <w:t xml:space="preserve">        {</w:t>
            </w:r>
            <w:r>
              <w:rPr>
                <w:sz w:val="20"/>
              </w:rPr>
              <w:br/>
              <w:t xml:space="preserve">            "author": {</w:t>
            </w:r>
            <w:r>
              <w:rPr>
                <w:sz w:val="20"/>
              </w:rPr>
              <w:br/>
              <w:t xml:space="preserve">                "id": "SPM_handler_01", </w:t>
            </w:r>
            <w:r>
              <w:rPr>
                <w:sz w:val="20"/>
              </w:rPr>
              <w:br/>
              <w:t xml:space="preserve">                "href": "https://mycsp.com:8080/tmf-api/partyManagement/v4/party/SPM_handler_01", </w:t>
            </w:r>
            <w:r>
              <w:rPr>
                <w:sz w:val="20"/>
              </w:rPr>
              <w:br/>
              <w:t xml:space="preserve">                "@referredType": "Individual"</w:t>
            </w:r>
            <w:r>
              <w:rPr>
                <w:sz w:val="20"/>
              </w:rPr>
              <w:br/>
              <w:t xml:space="preserve">            }, </w:t>
            </w:r>
            <w:r>
              <w:rPr>
                <w:sz w:val="20"/>
              </w:rPr>
              <w:br/>
              <w:t xml:space="preserve">            "date": "2014-12-20T17:00:00Z", </w:t>
            </w:r>
            <w:r>
              <w:rPr>
                <w:sz w:val="20"/>
              </w:rPr>
              <w:br/>
              <w:t xml:space="preserve">            "systemId": "System_002", </w:t>
            </w:r>
            <w:r>
              <w:rPr>
                <w:sz w:val="20"/>
              </w:rPr>
              <w:br/>
              <w:t xml:space="preserve">            "text": "receive trouble ticket from NP1, and create this Service Problem"</w:t>
            </w:r>
            <w:r>
              <w:rPr>
                <w:sz w:val="20"/>
              </w:rPr>
              <w:br/>
              <w:t xml:space="preserve">        }, </w:t>
            </w:r>
            <w:r>
              <w:rPr>
                <w:sz w:val="20"/>
              </w:rPr>
              <w:br/>
              <w:t xml:space="preserve">        {</w:t>
            </w:r>
            <w:r>
              <w:rPr>
                <w:sz w:val="20"/>
              </w:rPr>
              <w:br/>
              <w:t xml:space="preserve">            "author": {</w:t>
            </w:r>
            <w:r>
              <w:rPr>
                <w:sz w:val="20"/>
              </w:rPr>
              <w:br/>
              <w:t xml:space="preserve">                "id": "NP1_handler_11", </w:t>
            </w:r>
            <w:r>
              <w:rPr>
                <w:sz w:val="20"/>
              </w:rPr>
              <w:br/>
              <w:t xml:space="preserve">                "href": "https://mycsp.com:8080/tmf-api/partyManagement/v4/party/NP1_handler_11", </w:t>
            </w:r>
            <w:r>
              <w:rPr>
                <w:sz w:val="20"/>
              </w:rPr>
              <w:br/>
              <w:t xml:space="preserve">                "@referredType": "Individual"</w:t>
            </w:r>
            <w:r>
              <w:rPr>
                <w:sz w:val="20"/>
              </w:rPr>
              <w:br/>
              <w:t xml:space="preserve">            }, </w:t>
            </w:r>
            <w:r>
              <w:rPr>
                <w:sz w:val="20"/>
              </w:rPr>
              <w:br/>
              <w:t xml:space="preserve">            "date": "2014-12-20T17:00:00Z", </w:t>
            </w:r>
            <w:r>
              <w:rPr>
                <w:sz w:val="20"/>
              </w:rPr>
              <w:br/>
              <w:t xml:space="preserve">            "systemId": "System_002", </w:t>
            </w:r>
            <w:r>
              <w:rPr>
                <w:sz w:val="20"/>
              </w:rPr>
              <w:br/>
              <w:t xml:space="preserve">            "text": "status changed to Progress-Held"</w:t>
            </w:r>
            <w:r>
              <w:rPr>
                <w:sz w:val="20"/>
              </w:rPr>
              <w:br/>
              <w:t xml:space="preserve">        }</w:t>
            </w:r>
            <w:r>
              <w:rPr>
                <w:sz w:val="20"/>
              </w:rPr>
              <w:br/>
              <w:t xml:space="preserve">    ], </w:t>
            </w:r>
            <w:r>
              <w:rPr>
                <w:sz w:val="20"/>
              </w:rPr>
              <w:br/>
              <w:t xml:space="preserve">    "impactPatterns": {</w:t>
            </w:r>
            <w:r>
              <w:rPr>
                <w:sz w:val="20"/>
              </w:rPr>
              <w:br/>
              <w:t xml:space="preserve">        "description": "Many services are at risk in this problem", </w:t>
            </w:r>
            <w:r>
              <w:rPr>
                <w:sz w:val="20"/>
              </w:rPr>
              <w:br/>
              <w:t xml:space="preserve">        "extensionInfo": [</w:t>
            </w:r>
            <w:r>
              <w:rPr>
                <w:sz w:val="20"/>
              </w:rPr>
              <w:br/>
              <w:t xml:space="preserve">            {</w:t>
            </w:r>
            <w:r>
              <w:rPr>
                <w:sz w:val="20"/>
              </w:rPr>
              <w:br/>
              <w:t xml:space="preserve">                "name": "ImpactProbability", </w:t>
            </w:r>
            <w:r>
              <w:rPr>
                <w:sz w:val="20"/>
              </w:rPr>
              <w:br/>
              <w:t xml:space="preserve">                "value": {</w:t>
            </w:r>
            <w:r>
              <w:rPr>
                <w:sz w:val="20"/>
              </w:rPr>
              <w:br/>
              <w:t xml:space="preserve">                    "@type": "boolean", </w:t>
            </w:r>
            <w:r>
              <w:rPr>
                <w:sz w:val="20"/>
              </w:rPr>
              <w:br/>
              <w:t xml:space="preserve">                    "value": true</w:t>
            </w:r>
            <w:r>
              <w:rPr>
                <w:sz w:val="20"/>
              </w:rPr>
              <w:br/>
              <w:t xml:space="preserve">                }</w:t>
            </w:r>
            <w:r>
              <w:rPr>
                <w:sz w:val="20"/>
              </w:rPr>
              <w:br/>
              <w:t xml:space="preserve">            }</w:t>
            </w:r>
            <w:r>
              <w:rPr>
                <w:sz w:val="20"/>
              </w:rPr>
              <w:br/>
              <w:t xml:space="preserve">        ]</w:t>
            </w:r>
            <w:r>
              <w:rPr>
                <w:sz w:val="20"/>
              </w:rPr>
              <w:br/>
              <w:t xml:space="preserve">    }, </w:t>
            </w:r>
            <w:r>
              <w:rPr>
                <w:sz w:val="20"/>
              </w:rPr>
              <w:br/>
              <w:t xml:space="preserve">    "extensionInfo": [</w:t>
            </w:r>
            <w:r>
              <w:rPr>
                <w:sz w:val="20"/>
              </w:rPr>
              <w:br/>
              <w:t xml:space="preserve">        {</w:t>
            </w:r>
            <w:r>
              <w:rPr>
                <w:sz w:val="20"/>
              </w:rPr>
              <w:br/>
              <w:t xml:space="preserve">            "name": "EstimatedCost", </w:t>
            </w:r>
            <w:r>
              <w:rPr>
                <w:sz w:val="20"/>
              </w:rPr>
              <w:br/>
              <w:t xml:space="preserve">            "value": {</w:t>
            </w:r>
            <w:r>
              <w:rPr>
                <w:sz w:val="20"/>
              </w:rPr>
              <w:br/>
              <w:t xml:space="preserve">                "@type": "integer", </w:t>
            </w:r>
            <w:r>
              <w:rPr>
                <w:sz w:val="20"/>
              </w:rPr>
              <w:br/>
              <w:t xml:space="preserve">                "value": "20"</w:t>
            </w:r>
            <w:r>
              <w:rPr>
                <w:sz w:val="20"/>
              </w:rPr>
              <w:br/>
              <w:t xml:space="preserve">            }</w:t>
            </w:r>
            <w:r>
              <w:rPr>
                <w:sz w:val="20"/>
              </w:rPr>
              <w:br/>
              <w:t xml:space="preserve">        }</w:t>
            </w:r>
            <w:r>
              <w:rPr>
                <w:sz w:val="20"/>
              </w:rPr>
              <w:br/>
              <w:t xml:space="preserve">    ]</w:t>
            </w:r>
            <w:r>
              <w:rPr>
                <w:sz w:val="20"/>
              </w:rPr>
              <w:br/>
              <w:t>}</w:t>
            </w:r>
            <w:r>
              <w:rPr>
                <w:sz w:val="20"/>
              </w:rPr>
              <w:br/>
            </w:r>
          </w:p>
        </w:tc>
      </w:tr>
    </w:tbl>
    <w:p w:rsidR="00EA1B70" w:rsidRDefault="00AC0EAD">
      <w:pPr>
        <w:pStyle w:val="Heading3"/>
      </w:pPr>
      <w:bookmarkStart w:id="48" w:name="_Toc2189875"/>
      <w:r>
        <w:t>Create service problem</w:t>
      </w:r>
      <w:bookmarkEnd w:id="48"/>
    </w:p>
    <w:p w:rsidR="00EA1B70" w:rsidRDefault="00AC0EAD">
      <w:r>
        <w:rPr>
          <w:rFonts w:ascii="Courier" w:hAnsi="Courier"/>
          <w:b/>
          <w:sz w:val="28"/>
        </w:rPr>
        <w:t xml:space="preserve">  POST /serviceProblem</w:t>
      </w:r>
    </w:p>
    <w:p w:rsidR="00EA1B70" w:rsidRDefault="00AC0EAD">
      <w:r>
        <w:rPr>
          <w:b/>
        </w:rPr>
        <w:t>Description</w:t>
      </w:r>
    </w:p>
    <w:p w:rsidR="00EA1B70" w:rsidRDefault="00AC0EAD">
      <w:r>
        <w:t>This operation creates a service problem entity.</w:t>
      </w:r>
    </w:p>
    <w:p w:rsidR="00EA1B70" w:rsidRDefault="00AC0EAD">
      <w:r>
        <w:rPr>
          <w:b/>
        </w:rPr>
        <w:t>Mandatory and Non Mandatory Attributes</w:t>
      </w:r>
    </w:p>
    <w:p w:rsidR="00EA1B70" w:rsidRDefault="00AC0EAD">
      <w:r>
        <w:t>The following tables provides the list of mandatory and non mandatory attributes when creating a ServiceProblem, including any possible rule conditions and applicable default values. Notice that it is up to an implementer to add additional mandatory attributes.</w:t>
      </w:r>
    </w:p>
    <w:tbl>
      <w:tblPr>
        <w:tblStyle w:val="RuleTable"/>
        <w:tblW w:w="0" w:type="auto"/>
        <w:tblLook w:val="04A0" w:firstRow="1" w:lastRow="0" w:firstColumn="1" w:lastColumn="0" w:noHBand="0" w:noVBand="1"/>
      </w:tblPr>
      <w:tblGrid>
        <w:gridCol w:w="3367"/>
        <w:gridCol w:w="6684"/>
      </w:tblGrid>
      <w:tr w:rsidR="00EA1B70" w:rsidTr="00EA1B70">
        <w:trPr>
          <w:cnfStyle w:val="100000000000" w:firstRow="1" w:lastRow="0" w:firstColumn="0" w:lastColumn="0" w:oddVBand="0" w:evenVBand="0" w:oddHBand="0" w:evenHBand="0" w:firstRowFirstColumn="0" w:firstRowLastColumn="0" w:lastRowFirstColumn="0" w:lastRowLastColumn="0"/>
        </w:trPr>
        <w:tc>
          <w:tcPr>
            <w:tcW w:w="3402" w:type="dxa"/>
          </w:tcPr>
          <w:p w:rsidR="00EA1B70" w:rsidRDefault="00AC0EAD">
            <w:r>
              <w:t>Mandatory Attributes</w:t>
            </w:r>
          </w:p>
        </w:tc>
        <w:tc>
          <w:tcPr>
            <w:tcW w:w="6803" w:type="dxa"/>
          </w:tcPr>
          <w:p w:rsidR="00EA1B70" w:rsidRDefault="00AC0EAD">
            <w:r>
              <w:t>Rule</w:t>
            </w:r>
          </w:p>
        </w:tc>
      </w:tr>
      <w:tr w:rsidR="00EA1B70" w:rsidTr="00EA1B70">
        <w:tc>
          <w:tcPr>
            <w:tcW w:w="3402" w:type="dxa"/>
          </w:tcPr>
          <w:p w:rsidR="00EA1B70" w:rsidRDefault="00AC0EAD">
            <w:r>
              <w:t>category</w:t>
            </w:r>
          </w:p>
        </w:tc>
        <w:tc>
          <w:tcPr>
            <w:tcW w:w="6803" w:type="dxa"/>
          </w:tcPr>
          <w:p w:rsidR="00EA1B70" w:rsidRDefault="00EA1B70"/>
        </w:tc>
      </w:tr>
      <w:tr w:rsidR="00EA1B70" w:rsidTr="00EA1B70">
        <w:tc>
          <w:tcPr>
            <w:tcW w:w="3402" w:type="dxa"/>
          </w:tcPr>
          <w:p w:rsidR="00EA1B70" w:rsidRDefault="00AC0EAD">
            <w:r>
              <w:t>priority</w:t>
            </w:r>
          </w:p>
        </w:tc>
        <w:tc>
          <w:tcPr>
            <w:tcW w:w="6803" w:type="dxa"/>
          </w:tcPr>
          <w:p w:rsidR="00EA1B70" w:rsidRDefault="00EA1B70"/>
        </w:tc>
      </w:tr>
      <w:tr w:rsidR="00EA1B70" w:rsidTr="00EA1B70">
        <w:tc>
          <w:tcPr>
            <w:tcW w:w="3402" w:type="dxa"/>
          </w:tcPr>
          <w:p w:rsidR="00EA1B70" w:rsidRDefault="00AC0EAD">
            <w:r>
              <w:t>description</w:t>
            </w:r>
          </w:p>
        </w:tc>
        <w:tc>
          <w:tcPr>
            <w:tcW w:w="6803" w:type="dxa"/>
          </w:tcPr>
          <w:p w:rsidR="00EA1B70" w:rsidRDefault="00EA1B70"/>
        </w:tc>
      </w:tr>
      <w:tr w:rsidR="00EA1B70" w:rsidTr="00EA1B70">
        <w:tc>
          <w:tcPr>
            <w:tcW w:w="3402" w:type="dxa"/>
          </w:tcPr>
          <w:p w:rsidR="00EA1B70" w:rsidRDefault="00AC0EAD">
            <w:r>
              <w:t>reason</w:t>
            </w:r>
          </w:p>
        </w:tc>
        <w:tc>
          <w:tcPr>
            <w:tcW w:w="6803" w:type="dxa"/>
          </w:tcPr>
          <w:p w:rsidR="00EA1B70" w:rsidRDefault="00EA1B70"/>
        </w:tc>
      </w:tr>
      <w:tr w:rsidR="00EA1B70" w:rsidTr="00EA1B70">
        <w:tc>
          <w:tcPr>
            <w:tcW w:w="3402" w:type="dxa"/>
          </w:tcPr>
          <w:p w:rsidR="00EA1B70" w:rsidRDefault="00AC0EAD">
            <w:r>
              <w:t>originatorParty</w:t>
            </w:r>
          </w:p>
        </w:tc>
        <w:tc>
          <w:tcPr>
            <w:tcW w:w="6803" w:type="dxa"/>
          </w:tcPr>
          <w:p w:rsidR="00EA1B70" w:rsidRDefault="00EA1B70"/>
        </w:tc>
      </w:tr>
    </w:tbl>
    <w:p w:rsidR="00EA1B70" w:rsidRDefault="00EA1B70"/>
    <w:tbl>
      <w:tblPr>
        <w:tblStyle w:val="RuleTable"/>
        <w:tblW w:w="0" w:type="auto"/>
        <w:tblLook w:val="04A0" w:firstRow="1" w:lastRow="0" w:firstColumn="1" w:lastColumn="0" w:noHBand="0" w:noVBand="1"/>
      </w:tblPr>
      <w:tblGrid>
        <w:gridCol w:w="3382"/>
        <w:gridCol w:w="2233"/>
        <w:gridCol w:w="4436"/>
      </w:tblGrid>
      <w:tr w:rsidR="00EA1B70" w:rsidTr="00EA1B70">
        <w:trPr>
          <w:cnfStyle w:val="100000000000" w:firstRow="1" w:lastRow="0" w:firstColumn="0" w:lastColumn="0" w:oddVBand="0" w:evenVBand="0" w:oddHBand="0" w:evenHBand="0" w:firstRowFirstColumn="0" w:firstRowLastColumn="0" w:lastRowFirstColumn="0" w:lastRowLastColumn="0"/>
        </w:trPr>
        <w:tc>
          <w:tcPr>
            <w:tcW w:w="3402" w:type="dxa"/>
          </w:tcPr>
          <w:p w:rsidR="00EA1B70" w:rsidRDefault="00AC0EAD">
            <w:r>
              <w:t>Non Mandatory Attributes</w:t>
            </w:r>
          </w:p>
        </w:tc>
        <w:tc>
          <w:tcPr>
            <w:tcW w:w="2268" w:type="dxa"/>
          </w:tcPr>
          <w:p w:rsidR="00EA1B70" w:rsidRDefault="00AC0EAD">
            <w:r>
              <w:t>Default Value</w:t>
            </w:r>
          </w:p>
        </w:tc>
        <w:tc>
          <w:tcPr>
            <w:tcW w:w="4535" w:type="dxa"/>
          </w:tcPr>
          <w:p w:rsidR="00EA1B70" w:rsidRDefault="00AC0EAD">
            <w:r>
              <w:t>Rule</w:t>
            </w:r>
          </w:p>
        </w:tc>
      </w:tr>
      <w:tr w:rsidR="00EA1B70" w:rsidTr="00EA1B70">
        <w:tc>
          <w:tcPr>
            <w:tcW w:w="3402" w:type="dxa"/>
          </w:tcPr>
          <w:p w:rsidR="00EA1B70" w:rsidRDefault="00AC0EAD">
            <w:r>
              <w:t>affectedLocation</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affectedNumberOfServices</w:t>
            </w:r>
          </w:p>
        </w:tc>
        <w:tc>
          <w:tcPr>
            <w:tcW w:w="2268" w:type="dxa"/>
          </w:tcPr>
          <w:p w:rsidR="00EA1B70" w:rsidRDefault="00864CA0">
            <w:r>
              <w:t>0</w:t>
            </w:r>
          </w:p>
        </w:tc>
        <w:tc>
          <w:tcPr>
            <w:tcW w:w="4535" w:type="dxa"/>
          </w:tcPr>
          <w:p w:rsidR="00EA1B70" w:rsidRDefault="00EA1B70"/>
        </w:tc>
      </w:tr>
      <w:tr w:rsidR="00EA1B70" w:rsidTr="00EA1B70">
        <w:tc>
          <w:tcPr>
            <w:tcW w:w="3402" w:type="dxa"/>
          </w:tcPr>
          <w:p w:rsidR="00EA1B70" w:rsidRDefault="00AC0EAD">
            <w:r>
              <w:t>affectedResource</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affectedService</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associatedSLAViolation</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associatedTroubleTicket</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comment</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correlationId</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extensionInfo</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firstAlert</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impactImportanceFactor</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impactPatterns</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originatingSystem</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parentProblem</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problemEscalation</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relatedEvent</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relatedObject</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relatedParty</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resolutionDate</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responsibleParty</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rootCauseResource</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rootCauseService</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status</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statusChangeDate</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statusChangeReason</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timeChanged</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timeRaised</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trackingRecord</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underlyingAlarm</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underlyingProblem</w:t>
            </w:r>
          </w:p>
        </w:tc>
        <w:tc>
          <w:tcPr>
            <w:tcW w:w="2268" w:type="dxa"/>
          </w:tcPr>
          <w:p w:rsidR="00EA1B70" w:rsidRDefault="00EA1B70"/>
        </w:tc>
        <w:tc>
          <w:tcPr>
            <w:tcW w:w="4535" w:type="dxa"/>
          </w:tcPr>
          <w:p w:rsidR="00EA1B70" w:rsidRDefault="00EA1B70"/>
        </w:tc>
      </w:tr>
    </w:tbl>
    <w:p w:rsidR="00EA1B70" w:rsidRDefault="00EA1B70"/>
    <w:p w:rsidR="00864CA0" w:rsidRPr="003A6038" w:rsidRDefault="00864CA0" w:rsidP="00864CA0">
      <w:r w:rsidRPr="003A6038">
        <w:rPr>
          <w:b/>
        </w:rPr>
        <w:t>Additional Rules</w:t>
      </w:r>
    </w:p>
    <w:p w:rsidR="00864CA0" w:rsidRDefault="00864CA0" w:rsidP="00864CA0">
      <w:r w:rsidRPr="003A6038">
        <w:t>The following table provides additional rules indicating mandatory fields in sub-resources or relationships when creating a ServiceProblem resource.</w:t>
      </w:r>
    </w:p>
    <w:tbl>
      <w:tblPr>
        <w:tblStyle w:val="RuleTable"/>
        <w:tblW w:w="0" w:type="auto"/>
        <w:tblLook w:val="04A0" w:firstRow="1" w:lastRow="0" w:firstColumn="1" w:lastColumn="0" w:noHBand="0" w:noVBand="1"/>
      </w:tblPr>
      <w:tblGrid>
        <w:gridCol w:w="2387"/>
        <w:gridCol w:w="3595"/>
        <w:gridCol w:w="4069"/>
      </w:tblGrid>
      <w:tr w:rsidR="00864CA0" w:rsidRPr="003A6038" w:rsidTr="000824E9">
        <w:trPr>
          <w:cnfStyle w:val="100000000000" w:firstRow="1" w:lastRow="0" w:firstColumn="0" w:lastColumn="0" w:oddVBand="0" w:evenVBand="0" w:oddHBand="0" w:evenHBand="0" w:firstRowFirstColumn="0" w:firstRowLastColumn="0" w:lastRowFirstColumn="0" w:lastRowLastColumn="0"/>
        </w:trPr>
        <w:tc>
          <w:tcPr>
            <w:tcW w:w="2387" w:type="dxa"/>
          </w:tcPr>
          <w:p w:rsidR="00864CA0" w:rsidRPr="003A6038" w:rsidRDefault="00864CA0" w:rsidP="000824E9">
            <w:r w:rsidRPr="003A6038">
              <w:t>Context</w:t>
            </w:r>
          </w:p>
        </w:tc>
        <w:tc>
          <w:tcPr>
            <w:tcW w:w="3595" w:type="dxa"/>
          </w:tcPr>
          <w:p w:rsidR="00864CA0" w:rsidRPr="003A6038" w:rsidRDefault="00864CA0" w:rsidP="000824E9"/>
        </w:tc>
        <w:tc>
          <w:tcPr>
            <w:tcW w:w="4069" w:type="dxa"/>
          </w:tcPr>
          <w:p w:rsidR="00864CA0" w:rsidRPr="003A6038" w:rsidRDefault="00864CA0" w:rsidP="000824E9">
            <w:r w:rsidRPr="003A6038">
              <w:t>Mandatory Sub-Attributes</w:t>
            </w:r>
          </w:p>
        </w:tc>
      </w:tr>
      <w:tr w:rsidR="00864CA0" w:rsidRPr="003A6038" w:rsidTr="000824E9">
        <w:tc>
          <w:tcPr>
            <w:tcW w:w="2387" w:type="dxa"/>
          </w:tcPr>
          <w:p w:rsidR="00864CA0" w:rsidRPr="003A6038" w:rsidRDefault="00864CA0" w:rsidP="000824E9">
            <w:r w:rsidRPr="003A6038">
              <w:t>relatedParty</w:t>
            </w:r>
          </w:p>
        </w:tc>
        <w:tc>
          <w:tcPr>
            <w:tcW w:w="3595" w:type="dxa"/>
          </w:tcPr>
          <w:p w:rsidR="00864CA0" w:rsidRPr="003A6038" w:rsidRDefault="00864CA0" w:rsidP="000824E9"/>
        </w:tc>
        <w:tc>
          <w:tcPr>
            <w:tcW w:w="4069" w:type="dxa"/>
          </w:tcPr>
          <w:p w:rsidR="00864CA0" w:rsidRPr="003A6038" w:rsidRDefault="00864CA0" w:rsidP="000824E9">
            <w:r w:rsidRPr="003A6038">
              <w:t>id, href</w:t>
            </w:r>
          </w:p>
        </w:tc>
      </w:tr>
    </w:tbl>
    <w:p w:rsidR="00864CA0" w:rsidRPr="003A6038" w:rsidRDefault="00864CA0" w:rsidP="00864CA0"/>
    <w:p w:rsidR="00EA1B70" w:rsidRDefault="00AC0EAD">
      <w:r>
        <w:rPr>
          <w:b/>
        </w:rPr>
        <w:t>Usage Samples</w:t>
      </w:r>
    </w:p>
    <w:p w:rsidR="00EA1B70" w:rsidRDefault="00AC0EAD">
      <w:r>
        <w:t>Here's an example of a request for creating a specific service problem. In this example the request only passes mandatory attributes.</w:t>
      </w:r>
    </w:p>
    <w:tbl>
      <w:tblPr>
        <w:tblStyle w:val="JsonRequest"/>
        <w:tblW w:w="0" w:type="auto"/>
        <w:tblLook w:val="04A0" w:firstRow="1" w:lastRow="0" w:firstColumn="1" w:lastColumn="0" w:noHBand="0" w:noVBand="1"/>
      </w:tblPr>
      <w:tblGrid>
        <w:gridCol w:w="10051"/>
      </w:tblGrid>
      <w:tr w:rsidR="00EA1B70" w:rsidTr="00EA1B70">
        <w:tc>
          <w:tcPr>
            <w:tcW w:w="10205" w:type="dxa"/>
          </w:tcPr>
          <w:p w:rsidR="00EA1B70" w:rsidRDefault="00AC0EAD">
            <w:r>
              <w:rPr>
                <w:b/>
              </w:rPr>
              <w:br/>
              <w:t>Request</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POST {apiRoot}/serviceProblem</w:t>
            </w:r>
            <w:r>
              <w:rPr>
                <w:sz w:val="20"/>
              </w:rPr>
              <w:br/>
              <w:t>Content-Type: application/json</w:t>
            </w:r>
            <w:r>
              <w:rPr>
                <w:sz w:val="20"/>
              </w:rPr>
              <w:br/>
            </w:r>
            <w:r>
              <w:rPr>
                <w:sz w:val="20"/>
              </w:rPr>
              <w:br/>
              <w:t>{</w:t>
            </w:r>
            <w:r>
              <w:rPr>
                <w:sz w:val="20"/>
              </w:rPr>
              <w:br/>
              <w:t xml:space="preserve">    "category": "serviceProvider.declared", </w:t>
            </w:r>
            <w:r>
              <w:rPr>
                <w:sz w:val="20"/>
              </w:rPr>
              <w:br/>
              <w:t xml:space="preserve">    "priority": "1", </w:t>
            </w:r>
            <w:r>
              <w:rPr>
                <w:sz w:val="20"/>
              </w:rPr>
              <w:br/>
              <w:t xml:space="preserve">    "description": "Internet connection error", </w:t>
            </w:r>
            <w:r>
              <w:rPr>
                <w:sz w:val="20"/>
              </w:rPr>
              <w:br/>
              <w:t xml:space="preserve">    "reason": "unknown", </w:t>
            </w:r>
            <w:del w:id="49" w:author="Pierre Gauthier" w:date="2019-03-06T18:57:00Z">
              <w:r>
                <w:rPr>
                  <w:sz w:val="20"/>
                </w:rPr>
                <w:br/>
              </w:r>
            </w:del>
            <w:r>
              <w:rPr>
                <w:sz w:val="20"/>
              </w:rPr>
              <w:t xml:space="preserve">    "originatorParty": {</w:t>
            </w:r>
            <w:r>
              <w:rPr>
                <w:sz w:val="20"/>
              </w:rPr>
              <w:br/>
              <w:t xml:space="preserve">        "role": "</w:t>
            </w:r>
            <w:r w:rsidR="00C31CC7">
              <w:rPr>
                <w:sz w:val="20"/>
              </w:rPr>
              <w:t xml:space="preserve"> ServiceProvider</w:t>
            </w:r>
            <w:r w:rsidR="00C31CC7" w:rsidDel="00C31CC7">
              <w:rPr>
                <w:sz w:val="20"/>
              </w:rPr>
              <w:t xml:space="preserve"> </w:t>
            </w:r>
            <w:r w:rsidR="00C31CC7">
              <w:rPr>
                <w:sz w:val="20"/>
              </w:rPr>
              <w:t xml:space="preserve">", </w:t>
            </w:r>
            <w:r w:rsidR="00C31CC7">
              <w:rPr>
                <w:sz w:val="20"/>
              </w:rPr>
              <w:br/>
              <w:t xml:space="preserve">        "id": " SP_00001", </w:t>
            </w:r>
            <w:r w:rsidR="00C31CC7">
              <w:rPr>
                <w:sz w:val="20"/>
              </w:rPr>
              <w:br/>
            </w:r>
            <w:r w:rsidR="002B7442">
              <w:rPr>
                <w:sz w:val="20"/>
              </w:rPr>
              <w:t xml:space="preserve">        "href": "https://mycsp.com:8080/tmf-api/partyManagement/v4/party/SP_00001", </w:t>
            </w:r>
            <w:r w:rsidR="002B7442">
              <w:rPr>
                <w:sz w:val="20"/>
              </w:rPr>
              <w:br/>
            </w:r>
            <w:r w:rsidR="00C31CC7">
              <w:rPr>
                <w:sz w:val="20"/>
              </w:rPr>
              <w:t xml:space="preserve">        "@referredType": "Organization"</w:t>
            </w:r>
            <w:r w:rsidR="00C31CC7">
              <w:rPr>
                <w:sz w:val="20"/>
              </w:rPr>
              <w:br/>
              <w:t xml:space="preserve">    }, </w:t>
            </w:r>
            <w:r w:rsidR="00C31CC7">
              <w:rPr>
                <w:sz w:val="20"/>
              </w:rPr>
              <w:br/>
            </w:r>
            <w:r>
              <w:rPr>
                <w:sz w:val="20"/>
              </w:rPr>
              <w:t xml:space="preserve">    "affectedService": [</w:t>
            </w:r>
            <w:r>
              <w:rPr>
                <w:sz w:val="20"/>
              </w:rPr>
              <w:br/>
              <w:t xml:space="preserve">        {</w:t>
            </w:r>
            <w:r>
              <w:rPr>
                <w:sz w:val="20"/>
              </w:rPr>
              <w:br/>
              <w:t xml:space="preserve">            "id": "SP00001_Service_001", </w:t>
            </w:r>
            <w:r>
              <w:rPr>
                <w:sz w:val="20"/>
              </w:rPr>
              <w:br/>
              <w:t xml:space="preserve">            "href": "https://mycsp.com:8080/tmf-api/serviceInventoryManagement/v4/service/SP00001_Service_001"</w:t>
            </w:r>
            <w:r>
              <w:rPr>
                <w:sz w:val="20"/>
              </w:rPr>
              <w:br/>
              <w:t xml:space="preserve">        }</w:t>
            </w:r>
            <w:r>
              <w:rPr>
                <w:sz w:val="20"/>
              </w:rPr>
              <w:br/>
              <w:t xml:space="preserve">    ]</w:t>
            </w:r>
            <w:r>
              <w:rPr>
                <w:sz w:val="20"/>
              </w:rPr>
              <w:br/>
              <w:t>}</w:t>
            </w:r>
            <w:r>
              <w:rPr>
                <w:sz w:val="20"/>
              </w:rPr>
              <w:br/>
            </w:r>
            <w:r>
              <w:rPr>
                <w:sz w:val="20"/>
              </w:rPr>
              <w:br/>
            </w:r>
          </w:p>
        </w:tc>
      </w:tr>
      <w:tr w:rsidR="00EA1B70" w:rsidTr="00EA1B70">
        <w:tc>
          <w:tcPr>
            <w:tcW w:w="10205" w:type="dxa"/>
          </w:tcPr>
          <w:p w:rsidR="00EA1B70" w:rsidRDefault="00AC0EAD">
            <w:r>
              <w:rPr>
                <w:b/>
              </w:rPr>
              <w:br/>
              <w:t>Response</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201</w:t>
            </w:r>
            <w:r>
              <w:rPr>
                <w:sz w:val="20"/>
              </w:rPr>
              <w:br/>
            </w:r>
            <w:r>
              <w:rPr>
                <w:sz w:val="20"/>
              </w:rPr>
              <w:br/>
              <w:t>{</w:t>
            </w:r>
            <w:r>
              <w:rPr>
                <w:sz w:val="20"/>
              </w:rPr>
              <w:br/>
              <w:t xml:space="preserve">    "id": "sp_001", </w:t>
            </w:r>
            <w:r>
              <w:rPr>
                <w:sz w:val="20"/>
              </w:rPr>
              <w:br/>
              <w:t xml:space="preserve">    "href": "https://mycsp.com:8080/tmf-api/serviceProblemManagement/v4/serviceProblem/sp_001", </w:t>
            </w:r>
            <w:r>
              <w:rPr>
                <w:sz w:val="20"/>
              </w:rPr>
              <w:br/>
              <w:t xml:space="preserve">    "category": "serviceProvider.declared", </w:t>
            </w:r>
            <w:r>
              <w:rPr>
                <w:sz w:val="20"/>
              </w:rPr>
              <w:br/>
              <w:t xml:space="preserve">    "priority": "1", </w:t>
            </w:r>
            <w:r>
              <w:rPr>
                <w:sz w:val="20"/>
              </w:rPr>
              <w:br/>
              <w:t xml:space="preserve">    "description": "Internet connection error", </w:t>
            </w:r>
            <w:r>
              <w:rPr>
                <w:sz w:val="20"/>
              </w:rPr>
              <w:br/>
              <w:t xml:space="preserve">    "reason": "unknown", </w:t>
            </w:r>
            <w:r>
              <w:rPr>
                <w:sz w:val="20"/>
              </w:rPr>
              <w:br/>
              <w:t xml:space="preserve">    "originatorParty": {</w:t>
            </w:r>
            <w:r>
              <w:rPr>
                <w:sz w:val="20"/>
              </w:rPr>
              <w:br/>
              <w:t xml:space="preserve">        "role": "</w:t>
            </w:r>
            <w:r w:rsidR="00F8194F">
              <w:rPr>
                <w:sz w:val="20"/>
              </w:rPr>
              <w:t xml:space="preserve"> </w:t>
            </w:r>
            <w:r w:rsidR="00F8194F">
              <w:rPr>
                <w:sz w:val="20"/>
              </w:rPr>
              <w:t>ServiceProvider</w:t>
            </w:r>
            <w:r w:rsidR="00F8194F" w:rsidDel="00C31CC7">
              <w:rPr>
                <w:sz w:val="20"/>
              </w:rPr>
              <w:t xml:space="preserve"> </w:t>
            </w:r>
            <w:r>
              <w:rPr>
                <w:sz w:val="20"/>
              </w:rPr>
              <w:t xml:space="preserve">", </w:t>
            </w:r>
            <w:r>
              <w:rPr>
                <w:sz w:val="20"/>
              </w:rPr>
              <w:br/>
              <w:t xml:space="preserve">        "id": "SP_00001", </w:t>
            </w:r>
            <w:r>
              <w:rPr>
                <w:sz w:val="20"/>
              </w:rPr>
              <w:br/>
              <w:t xml:space="preserve">        "href": "https://mycsp.com:8080/tmf-api/partyManagement/v4/party/SP_00001", </w:t>
            </w:r>
            <w:r>
              <w:rPr>
                <w:sz w:val="20"/>
              </w:rPr>
              <w:br/>
              <w:t xml:space="preserve">        "@referredType": "</w:t>
            </w:r>
            <w:r w:rsidR="00F8194F">
              <w:rPr>
                <w:sz w:val="20"/>
              </w:rPr>
              <w:t xml:space="preserve"> </w:t>
            </w:r>
            <w:r w:rsidR="00F8194F">
              <w:rPr>
                <w:sz w:val="20"/>
              </w:rPr>
              <w:t>Organization</w:t>
            </w:r>
            <w:r w:rsidR="00F8194F">
              <w:rPr>
                <w:sz w:val="20"/>
              </w:rPr>
              <w:t xml:space="preserve"> </w:t>
            </w:r>
            <w:r>
              <w:rPr>
                <w:sz w:val="20"/>
              </w:rPr>
              <w:t>"</w:t>
            </w:r>
            <w:r>
              <w:rPr>
                <w:sz w:val="20"/>
              </w:rPr>
              <w:br/>
              <w:t xml:space="preserve">    }, </w:t>
            </w:r>
            <w:r>
              <w:rPr>
                <w:sz w:val="20"/>
              </w:rPr>
              <w:br/>
              <w:t xml:space="preserve">    "affectedService": [</w:t>
            </w:r>
            <w:r>
              <w:rPr>
                <w:sz w:val="20"/>
              </w:rPr>
              <w:br/>
              <w:t xml:space="preserve">        {</w:t>
            </w:r>
            <w:r>
              <w:rPr>
                <w:sz w:val="20"/>
              </w:rPr>
              <w:br/>
              <w:t xml:space="preserve">            "id": "SP00001_Service_001", </w:t>
            </w:r>
            <w:r>
              <w:rPr>
                <w:sz w:val="20"/>
              </w:rPr>
              <w:br/>
              <w:t xml:space="preserve">            "href": "https://mycsp.com:8080/tmf-api/serviceInventoryManagement/v4/service/SP00001_Service_001"</w:t>
            </w:r>
            <w:r>
              <w:rPr>
                <w:sz w:val="20"/>
              </w:rPr>
              <w:br/>
              <w:t xml:space="preserve">        }</w:t>
            </w:r>
            <w:r>
              <w:rPr>
                <w:sz w:val="20"/>
              </w:rPr>
              <w:br/>
              <w:t xml:space="preserve">    ]</w:t>
            </w:r>
            <w:r>
              <w:rPr>
                <w:sz w:val="20"/>
              </w:rPr>
              <w:br/>
              <w:t>}</w:t>
            </w:r>
            <w:r>
              <w:rPr>
                <w:sz w:val="20"/>
              </w:rPr>
              <w:br/>
            </w:r>
          </w:p>
        </w:tc>
      </w:tr>
    </w:tbl>
    <w:p w:rsidR="00EA1B70" w:rsidRDefault="00AC0EAD">
      <w:pPr>
        <w:pStyle w:val="Heading3"/>
      </w:pPr>
      <w:bookmarkStart w:id="50" w:name="_Toc2189876"/>
      <w:r>
        <w:t>Patch service problem</w:t>
      </w:r>
      <w:bookmarkEnd w:id="50"/>
    </w:p>
    <w:p w:rsidR="00EA1B70" w:rsidRDefault="00AC0EAD">
      <w:r>
        <w:rPr>
          <w:rFonts w:ascii="Courier" w:hAnsi="Courier"/>
          <w:b/>
          <w:sz w:val="28"/>
        </w:rPr>
        <w:t xml:space="preserve">  PATCH /serviceProblem/{id}</w:t>
      </w:r>
    </w:p>
    <w:p w:rsidR="00EA1B70" w:rsidRDefault="00AC0EAD">
      <w:r>
        <w:rPr>
          <w:b/>
        </w:rPr>
        <w:t>Description</w:t>
      </w:r>
    </w:p>
    <w:p w:rsidR="00EA1B70" w:rsidRDefault="00AC0EAD">
      <w:r>
        <w:t>This operation allows partial updates of a service problem entity. Support of json/merge (https://tools.ietf.org/html/rfc7386) is mandatory, support of json/patch (http://tools.ietf.org/html/rfc5789) is optional.</w:t>
      </w:r>
      <w:r>
        <w:br/>
      </w:r>
      <w:r>
        <w:br/>
        <w:t>Note: If the update operation yields to the creation of sub-resources or relationships, the same rules concerning mandatory sub-resource attributes and default value settings in the POST operation applies to the PATCH operation.  Hence these tables are not repeated here.</w:t>
      </w:r>
    </w:p>
    <w:p w:rsidR="00EA1B70" w:rsidRDefault="00AC0EAD">
      <w:r>
        <w:rPr>
          <w:b/>
        </w:rPr>
        <w:t>Patchable and Non Patchable Attributes</w:t>
      </w:r>
    </w:p>
    <w:p w:rsidR="00EA1B70" w:rsidRDefault="00AC0EAD">
      <w:r>
        <w:t>The tables below provide the list of patchable and non patchable attributes, including constraint rules on their usage.</w:t>
      </w:r>
    </w:p>
    <w:tbl>
      <w:tblPr>
        <w:tblStyle w:val="RuleTable"/>
        <w:tblW w:w="0" w:type="auto"/>
        <w:tblLook w:val="04A0" w:firstRow="1" w:lastRow="0" w:firstColumn="1" w:lastColumn="0" w:noHBand="0" w:noVBand="1"/>
      </w:tblPr>
      <w:tblGrid>
        <w:gridCol w:w="3385"/>
        <w:gridCol w:w="6666"/>
      </w:tblGrid>
      <w:tr w:rsidR="00EA1B70" w:rsidTr="00EA1B70">
        <w:trPr>
          <w:cnfStyle w:val="100000000000" w:firstRow="1" w:lastRow="0" w:firstColumn="0" w:lastColumn="0" w:oddVBand="0" w:evenVBand="0" w:oddHBand="0" w:evenHBand="0" w:firstRowFirstColumn="0" w:firstRowLastColumn="0" w:lastRowFirstColumn="0" w:lastRowLastColumn="0"/>
        </w:trPr>
        <w:tc>
          <w:tcPr>
            <w:tcW w:w="3402" w:type="dxa"/>
          </w:tcPr>
          <w:p w:rsidR="00EA1B70" w:rsidRDefault="00AC0EAD">
            <w:r>
              <w:t>Patchable Attributes</w:t>
            </w:r>
          </w:p>
        </w:tc>
        <w:tc>
          <w:tcPr>
            <w:tcW w:w="6803" w:type="dxa"/>
          </w:tcPr>
          <w:p w:rsidR="00EA1B70" w:rsidRDefault="00AC0EAD">
            <w:r>
              <w:t>Rule</w:t>
            </w:r>
          </w:p>
        </w:tc>
      </w:tr>
      <w:tr w:rsidR="00EA1B70" w:rsidTr="00EA1B70">
        <w:tc>
          <w:tcPr>
            <w:tcW w:w="3402" w:type="dxa"/>
          </w:tcPr>
          <w:p w:rsidR="00EA1B70" w:rsidRDefault="00AC0EAD">
            <w:r>
              <w:t>affectedLocation</w:t>
            </w:r>
          </w:p>
        </w:tc>
        <w:tc>
          <w:tcPr>
            <w:tcW w:w="6803" w:type="dxa"/>
          </w:tcPr>
          <w:p w:rsidR="00EA1B70" w:rsidRDefault="00EA1B70"/>
        </w:tc>
      </w:tr>
      <w:tr w:rsidR="00EA1B70" w:rsidTr="00EA1B70">
        <w:tc>
          <w:tcPr>
            <w:tcW w:w="3402" w:type="dxa"/>
          </w:tcPr>
          <w:p w:rsidR="00EA1B70" w:rsidRDefault="00AC0EAD">
            <w:r>
              <w:t>affectedNumberOfServices</w:t>
            </w:r>
          </w:p>
        </w:tc>
        <w:tc>
          <w:tcPr>
            <w:tcW w:w="6803" w:type="dxa"/>
          </w:tcPr>
          <w:p w:rsidR="00EA1B70" w:rsidRDefault="00EA1B70"/>
        </w:tc>
      </w:tr>
      <w:tr w:rsidR="00EA1B70" w:rsidTr="00EA1B70">
        <w:tc>
          <w:tcPr>
            <w:tcW w:w="3402" w:type="dxa"/>
          </w:tcPr>
          <w:p w:rsidR="00EA1B70" w:rsidRDefault="00AC0EAD">
            <w:r>
              <w:t>affectedResource</w:t>
            </w:r>
          </w:p>
        </w:tc>
        <w:tc>
          <w:tcPr>
            <w:tcW w:w="6803" w:type="dxa"/>
          </w:tcPr>
          <w:p w:rsidR="00EA1B70" w:rsidRDefault="00EA1B70"/>
        </w:tc>
      </w:tr>
      <w:tr w:rsidR="00EA1B70" w:rsidTr="00EA1B70">
        <w:tc>
          <w:tcPr>
            <w:tcW w:w="3402" w:type="dxa"/>
          </w:tcPr>
          <w:p w:rsidR="00EA1B70" w:rsidRDefault="00AC0EAD">
            <w:r>
              <w:t>affectedService</w:t>
            </w:r>
          </w:p>
        </w:tc>
        <w:tc>
          <w:tcPr>
            <w:tcW w:w="6803" w:type="dxa"/>
          </w:tcPr>
          <w:p w:rsidR="00EA1B70" w:rsidRDefault="00EA1B70"/>
        </w:tc>
      </w:tr>
      <w:tr w:rsidR="00EA1B70" w:rsidTr="00EA1B70">
        <w:tc>
          <w:tcPr>
            <w:tcW w:w="3402" w:type="dxa"/>
          </w:tcPr>
          <w:p w:rsidR="00EA1B70" w:rsidRDefault="00AC0EAD">
            <w:r>
              <w:t>associatedSLAViolation</w:t>
            </w:r>
          </w:p>
        </w:tc>
        <w:tc>
          <w:tcPr>
            <w:tcW w:w="6803" w:type="dxa"/>
          </w:tcPr>
          <w:p w:rsidR="00EA1B70" w:rsidRDefault="00EA1B70"/>
        </w:tc>
      </w:tr>
      <w:tr w:rsidR="00EA1B70" w:rsidTr="00EA1B70">
        <w:tc>
          <w:tcPr>
            <w:tcW w:w="3402" w:type="dxa"/>
          </w:tcPr>
          <w:p w:rsidR="00EA1B70" w:rsidRDefault="00AC0EAD">
            <w:r>
              <w:t>associatedTroubleTicket</w:t>
            </w:r>
          </w:p>
        </w:tc>
        <w:tc>
          <w:tcPr>
            <w:tcW w:w="6803" w:type="dxa"/>
          </w:tcPr>
          <w:p w:rsidR="00EA1B70" w:rsidRDefault="00EA1B70"/>
        </w:tc>
      </w:tr>
      <w:tr w:rsidR="00EA1B70" w:rsidTr="00EA1B70">
        <w:tc>
          <w:tcPr>
            <w:tcW w:w="3402" w:type="dxa"/>
          </w:tcPr>
          <w:p w:rsidR="00EA1B70" w:rsidRDefault="00AC0EAD">
            <w:r>
              <w:t>category</w:t>
            </w:r>
          </w:p>
        </w:tc>
        <w:tc>
          <w:tcPr>
            <w:tcW w:w="6803" w:type="dxa"/>
          </w:tcPr>
          <w:p w:rsidR="00EA1B70" w:rsidRDefault="00EA1B70"/>
        </w:tc>
      </w:tr>
      <w:tr w:rsidR="00EA1B70" w:rsidTr="00EA1B70">
        <w:tc>
          <w:tcPr>
            <w:tcW w:w="3402" w:type="dxa"/>
          </w:tcPr>
          <w:p w:rsidR="00EA1B70" w:rsidRDefault="00AC0EAD">
            <w:r>
              <w:t>comment</w:t>
            </w:r>
          </w:p>
        </w:tc>
        <w:tc>
          <w:tcPr>
            <w:tcW w:w="6803" w:type="dxa"/>
          </w:tcPr>
          <w:p w:rsidR="00EA1B70" w:rsidRDefault="00EA1B70"/>
        </w:tc>
      </w:tr>
      <w:tr w:rsidR="00EA1B70" w:rsidTr="00EA1B70">
        <w:tc>
          <w:tcPr>
            <w:tcW w:w="3402" w:type="dxa"/>
          </w:tcPr>
          <w:p w:rsidR="00EA1B70" w:rsidRDefault="00AC0EAD">
            <w:r>
              <w:t>description</w:t>
            </w:r>
          </w:p>
        </w:tc>
        <w:tc>
          <w:tcPr>
            <w:tcW w:w="6803" w:type="dxa"/>
          </w:tcPr>
          <w:p w:rsidR="00EA1B70" w:rsidRDefault="00EA1B70"/>
        </w:tc>
      </w:tr>
      <w:tr w:rsidR="00EA1B70" w:rsidTr="00EA1B70">
        <w:tc>
          <w:tcPr>
            <w:tcW w:w="3402" w:type="dxa"/>
          </w:tcPr>
          <w:p w:rsidR="00EA1B70" w:rsidRDefault="00AC0EAD">
            <w:r>
              <w:t>extensionInfo</w:t>
            </w:r>
          </w:p>
        </w:tc>
        <w:tc>
          <w:tcPr>
            <w:tcW w:w="6803" w:type="dxa"/>
          </w:tcPr>
          <w:p w:rsidR="00EA1B70" w:rsidRDefault="00EA1B70"/>
        </w:tc>
      </w:tr>
      <w:tr w:rsidR="00EA1B70" w:rsidTr="00EA1B70">
        <w:tc>
          <w:tcPr>
            <w:tcW w:w="3402" w:type="dxa"/>
          </w:tcPr>
          <w:p w:rsidR="00EA1B70" w:rsidRDefault="00AC0EAD">
            <w:r>
              <w:t>impactImportanceFactor</w:t>
            </w:r>
          </w:p>
        </w:tc>
        <w:tc>
          <w:tcPr>
            <w:tcW w:w="6803" w:type="dxa"/>
          </w:tcPr>
          <w:p w:rsidR="00EA1B70" w:rsidRDefault="00EA1B70"/>
        </w:tc>
      </w:tr>
      <w:tr w:rsidR="00EA1B70" w:rsidTr="00EA1B70">
        <w:tc>
          <w:tcPr>
            <w:tcW w:w="3402" w:type="dxa"/>
          </w:tcPr>
          <w:p w:rsidR="00EA1B70" w:rsidRDefault="00AC0EAD">
            <w:r>
              <w:t>impactPatterns</w:t>
            </w:r>
          </w:p>
        </w:tc>
        <w:tc>
          <w:tcPr>
            <w:tcW w:w="6803" w:type="dxa"/>
          </w:tcPr>
          <w:p w:rsidR="00EA1B70" w:rsidRDefault="00EA1B70"/>
        </w:tc>
      </w:tr>
      <w:tr w:rsidR="00EA1B70" w:rsidTr="00EA1B70">
        <w:tc>
          <w:tcPr>
            <w:tcW w:w="3402" w:type="dxa"/>
          </w:tcPr>
          <w:p w:rsidR="00EA1B70" w:rsidRDefault="00AC0EAD">
            <w:r>
              <w:t>originatorParty</w:t>
            </w:r>
          </w:p>
        </w:tc>
        <w:tc>
          <w:tcPr>
            <w:tcW w:w="6803" w:type="dxa"/>
          </w:tcPr>
          <w:p w:rsidR="00EA1B70" w:rsidRDefault="00EA1B70"/>
        </w:tc>
      </w:tr>
      <w:tr w:rsidR="00EA1B70" w:rsidTr="00EA1B70">
        <w:tc>
          <w:tcPr>
            <w:tcW w:w="3402" w:type="dxa"/>
          </w:tcPr>
          <w:p w:rsidR="00EA1B70" w:rsidRDefault="00AC0EAD">
            <w:r>
              <w:t>parentProblem</w:t>
            </w:r>
          </w:p>
        </w:tc>
        <w:tc>
          <w:tcPr>
            <w:tcW w:w="6803" w:type="dxa"/>
          </w:tcPr>
          <w:p w:rsidR="00EA1B70" w:rsidRDefault="00EA1B70"/>
        </w:tc>
      </w:tr>
      <w:tr w:rsidR="00EA1B70" w:rsidTr="00EA1B70">
        <w:tc>
          <w:tcPr>
            <w:tcW w:w="3402" w:type="dxa"/>
          </w:tcPr>
          <w:p w:rsidR="00EA1B70" w:rsidRDefault="00AC0EAD">
            <w:r>
              <w:t>priority</w:t>
            </w:r>
          </w:p>
        </w:tc>
        <w:tc>
          <w:tcPr>
            <w:tcW w:w="6803" w:type="dxa"/>
          </w:tcPr>
          <w:p w:rsidR="00EA1B70" w:rsidRDefault="00EA1B70"/>
        </w:tc>
      </w:tr>
      <w:tr w:rsidR="00EA1B70" w:rsidTr="00EA1B70">
        <w:tc>
          <w:tcPr>
            <w:tcW w:w="3402" w:type="dxa"/>
          </w:tcPr>
          <w:p w:rsidR="00EA1B70" w:rsidRDefault="00AC0EAD">
            <w:r>
              <w:t>problemEscalation</w:t>
            </w:r>
          </w:p>
        </w:tc>
        <w:tc>
          <w:tcPr>
            <w:tcW w:w="6803" w:type="dxa"/>
          </w:tcPr>
          <w:p w:rsidR="00EA1B70" w:rsidRDefault="00EA1B70"/>
        </w:tc>
      </w:tr>
      <w:tr w:rsidR="00EA1B70" w:rsidTr="00EA1B70">
        <w:tc>
          <w:tcPr>
            <w:tcW w:w="3402" w:type="dxa"/>
          </w:tcPr>
          <w:p w:rsidR="00EA1B70" w:rsidRDefault="00AC0EAD">
            <w:r>
              <w:t>reason</w:t>
            </w:r>
          </w:p>
        </w:tc>
        <w:tc>
          <w:tcPr>
            <w:tcW w:w="6803" w:type="dxa"/>
          </w:tcPr>
          <w:p w:rsidR="00EA1B70" w:rsidRDefault="00EA1B70"/>
        </w:tc>
      </w:tr>
      <w:tr w:rsidR="00EA1B70" w:rsidTr="00EA1B70">
        <w:tc>
          <w:tcPr>
            <w:tcW w:w="3402" w:type="dxa"/>
          </w:tcPr>
          <w:p w:rsidR="00EA1B70" w:rsidRDefault="00AC0EAD">
            <w:r>
              <w:t>relatedEvent</w:t>
            </w:r>
          </w:p>
        </w:tc>
        <w:tc>
          <w:tcPr>
            <w:tcW w:w="6803" w:type="dxa"/>
          </w:tcPr>
          <w:p w:rsidR="00EA1B70" w:rsidRDefault="00EA1B70"/>
        </w:tc>
      </w:tr>
      <w:tr w:rsidR="00EA1B70" w:rsidTr="00EA1B70">
        <w:tc>
          <w:tcPr>
            <w:tcW w:w="3402" w:type="dxa"/>
          </w:tcPr>
          <w:p w:rsidR="00EA1B70" w:rsidRDefault="00AC0EAD">
            <w:r>
              <w:t>relatedObject</w:t>
            </w:r>
          </w:p>
        </w:tc>
        <w:tc>
          <w:tcPr>
            <w:tcW w:w="6803" w:type="dxa"/>
          </w:tcPr>
          <w:p w:rsidR="00EA1B70" w:rsidRDefault="00EA1B70"/>
        </w:tc>
      </w:tr>
      <w:tr w:rsidR="00EA1B70" w:rsidTr="00EA1B70">
        <w:tc>
          <w:tcPr>
            <w:tcW w:w="3402" w:type="dxa"/>
          </w:tcPr>
          <w:p w:rsidR="00EA1B70" w:rsidRDefault="00AC0EAD">
            <w:r>
              <w:t>relatedParty</w:t>
            </w:r>
          </w:p>
        </w:tc>
        <w:tc>
          <w:tcPr>
            <w:tcW w:w="6803" w:type="dxa"/>
          </w:tcPr>
          <w:p w:rsidR="00EA1B70" w:rsidRDefault="00EA1B70"/>
        </w:tc>
      </w:tr>
      <w:tr w:rsidR="00EA1B70" w:rsidTr="00EA1B70">
        <w:tc>
          <w:tcPr>
            <w:tcW w:w="3402" w:type="dxa"/>
          </w:tcPr>
          <w:p w:rsidR="00EA1B70" w:rsidRDefault="00AC0EAD">
            <w:r>
              <w:t>resolutionDate</w:t>
            </w:r>
          </w:p>
        </w:tc>
        <w:tc>
          <w:tcPr>
            <w:tcW w:w="6803" w:type="dxa"/>
          </w:tcPr>
          <w:p w:rsidR="00EA1B70" w:rsidRDefault="00EA1B70"/>
        </w:tc>
      </w:tr>
      <w:tr w:rsidR="00EA1B70" w:rsidTr="00EA1B70">
        <w:tc>
          <w:tcPr>
            <w:tcW w:w="3402" w:type="dxa"/>
          </w:tcPr>
          <w:p w:rsidR="00EA1B70" w:rsidRDefault="00AC0EAD">
            <w:r>
              <w:t>responsibleParty</w:t>
            </w:r>
          </w:p>
        </w:tc>
        <w:tc>
          <w:tcPr>
            <w:tcW w:w="6803" w:type="dxa"/>
          </w:tcPr>
          <w:p w:rsidR="00EA1B70" w:rsidRDefault="00EA1B70"/>
        </w:tc>
      </w:tr>
      <w:tr w:rsidR="00EA1B70" w:rsidTr="00EA1B70">
        <w:tc>
          <w:tcPr>
            <w:tcW w:w="3402" w:type="dxa"/>
          </w:tcPr>
          <w:p w:rsidR="00EA1B70" w:rsidRDefault="00AC0EAD">
            <w:r>
              <w:t>rootCauseResource</w:t>
            </w:r>
          </w:p>
        </w:tc>
        <w:tc>
          <w:tcPr>
            <w:tcW w:w="6803" w:type="dxa"/>
          </w:tcPr>
          <w:p w:rsidR="00EA1B70" w:rsidRDefault="00EA1B70"/>
        </w:tc>
      </w:tr>
      <w:tr w:rsidR="00EA1B70" w:rsidTr="00EA1B70">
        <w:tc>
          <w:tcPr>
            <w:tcW w:w="3402" w:type="dxa"/>
          </w:tcPr>
          <w:p w:rsidR="00EA1B70" w:rsidRDefault="00AC0EAD">
            <w:r>
              <w:t>rootCauseService</w:t>
            </w:r>
          </w:p>
        </w:tc>
        <w:tc>
          <w:tcPr>
            <w:tcW w:w="6803" w:type="dxa"/>
          </w:tcPr>
          <w:p w:rsidR="00EA1B70" w:rsidRDefault="00EA1B70"/>
        </w:tc>
      </w:tr>
      <w:tr w:rsidR="00EA1B70" w:rsidTr="00EA1B70">
        <w:tc>
          <w:tcPr>
            <w:tcW w:w="3402" w:type="dxa"/>
          </w:tcPr>
          <w:p w:rsidR="00EA1B70" w:rsidRDefault="00AC0EAD">
            <w:r>
              <w:t>status</w:t>
            </w:r>
          </w:p>
        </w:tc>
        <w:tc>
          <w:tcPr>
            <w:tcW w:w="6803" w:type="dxa"/>
          </w:tcPr>
          <w:p w:rsidR="00EA1B70" w:rsidRDefault="00EA1B70"/>
        </w:tc>
      </w:tr>
      <w:tr w:rsidR="00EA1B70" w:rsidTr="00EA1B70">
        <w:tc>
          <w:tcPr>
            <w:tcW w:w="3402" w:type="dxa"/>
          </w:tcPr>
          <w:p w:rsidR="00EA1B70" w:rsidRDefault="00AC0EAD">
            <w:r>
              <w:t>statusChangeDate</w:t>
            </w:r>
          </w:p>
        </w:tc>
        <w:tc>
          <w:tcPr>
            <w:tcW w:w="6803" w:type="dxa"/>
          </w:tcPr>
          <w:p w:rsidR="00EA1B70" w:rsidRDefault="00EA1B70"/>
        </w:tc>
      </w:tr>
      <w:tr w:rsidR="00EA1B70" w:rsidTr="00EA1B70">
        <w:tc>
          <w:tcPr>
            <w:tcW w:w="3402" w:type="dxa"/>
          </w:tcPr>
          <w:p w:rsidR="00EA1B70" w:rsidRDefault="00AC0EAD">
            <w:r>
              <w:t>statusChangeReason</w:t>
            </w:r>
          </w:p>
        </w:tc>
        <w:tc>
          <w:tcPr>
            <w:tcW w:w="6803" w:type="dxa"/>
          </w:tcPr>
          <w:p w:rsidR="00EA1B70" w:rsidRDefault="00EA1B70"/>
        </w:tc>
      </w:tr>
      <w:tr w:rsidR="00EA1B70" w:rsidTr="00EA1B70">
        <w:tc>
          <w:tcPr>
            <w:tcW w:w="3402" w:type="dxa"/>
          </w:tcPr>
          <w:p w:rsidR="00EA1B70" w:rsidRDefault="00AC0EAD">
            <w:r>
              <w:t>timeChanged</w:t>
            </w:r>
          </w:p>
        </w:tc>
        <w:tc>
          <w:tcPr>
            <w:tcW w:w="6803" w:type="dxa"/>
          </w:tcPr>
          <w:p w:rsidR="00EA1B70" w:rsidRDefault="00EA1B70"/>
        </w:tc>
      </w:tr>
      <w:tr w:rsidR="00EA1B70" w:rsidTr="00EA1B70">
        <w:tc>
          <w:tcPr>
            <w:tcW w:w="3402" w:type="dxa"/>
          </w:tcPr>
          <w:p w:rsidR="00EA1B70" w:rsidRDefault="00AC0EAD">
            <w:r>
              <w:t>underlyingAlarm</w:t>
            </w:r>
          </w:p>
        </w:tc>
        <w:tc>
          <w:tcPr>
            <w:tcW w:w="6803" w:type="dxa"/>
          </w:tcPr>
          <w:p w:rsidR="00EA1B70" w:rsidRDefault="00EA1B70"/>
        </w:tc>
      </w:tr>
      <w:tr w:rsidR="00EA1B70" w:rsidTr="00EA1B70">
        <w:tc>
          <w:tcPr>
            <w:tcW w:w="3402" w:type="dxa"/>
          </w:tcPr>
          <w:p w:rsidR="00EA1B70" w:rsidRDefault="00AC0EAD">
            <w:r>
              <w:t>underlyingProblem</w:t>
            </w:r>
          </w:p>
        </w:tc>
        <w:tc>
          <w:tcPr>
            <w:tcW w:w="6803" w:type="dxa"/>
          </w:tcPr>
          <w:p w:rsidR="00EA1B70" w:rsidRDefault="00EA1B70"/>
        </w:tc>
      </w:tr>
    </w:tbl>
    <w:p w:rsidR="00EA1B70" w:rsidRDefault="00EA1B70"/>
    <w:tbl>
      <w:tblPr>
        <w:tblStyle w:val="RuleTable"/>
        <w:tblW w:w="0" w:type="auto"/>
        <w:tblLook w:val="04A0" w:firstRow="1" w:lastRow="0" w:firstColumn="1" w:lastColumn="0" w:noHBand="0" w:noVBand="1"/>
      </w:tblPr>
      <w:tblGrid>
        <w:gridCol w:w="3371"/>
        <w:gridCol w:w="6680"/>
      </w:tblGrid>
      <w:tr w:rsidR="00EA1B70" w:rsidTr="00EA1B70">
        <w:trPr>
          <w:cnfStyle w:val="100000000000" w:firstRow="1" w:lastRow="0" w:firstColumn="0" w:lastColumn="0" w:oddVBand="0" w:evenVBand="0" w:oddHBand="0" w:evenHBand="0" w:firstRowFirstColumn="0" w:firstRowLastColumn="0" w:lastRowFirstColumn="0" w:lastRowLastColumn="0"/>
        </w:trPr>
        <w:tc>
          <w:tcPr>
            <w:tcW w:w="3402" w:type="dxa"/>
          </w:tcPr>
          <w:p w:rsidR="00EA1B70" w:rsidRDefault="00AC0EAD">
            <w:r>
              <w:t>Non Patchable Attributes</w:t>
            </w:r>
          </w:p>
        </w:tc>
        <w:tc>
          <w:tcPr>
            <w:tcW w:w="6803" w:type="dxa"/>
          </w:tcPr>
          <w:p w:rsidR="00EA1B70" w:rsidRDefault="00AC0EAD">
            <w:r>
              <w:t>Rule</w:t>
            </w:r>
          </w:p>
        </w:tc>
      </w:tr>
      <w:tr w:rsidR="00EA1B70" w:rsidTr="00EA1B70">
        <w:tc>
          <w:tcPr>
            <w:tcW w:w="3402" w:type="dxa"/>
          </w:tcPr>
          <w:p w:rsidR="00EA1B70" w:rsidRDefault="00AC0EAD">
            <w:r>
              <w:t>correlationId</w:t>
            </w:r>
          </w:p>
        </w:tc>
        <w:tc>
          <w:tcPr>
            <w:tcW w:w="6803" w:type="dxa"/>
          </w:tcPr>
          <w:p w:rsidR="00EA1B70" w:rsidRDefault="00EA1B70"/>
        </w:tc>
      </w:tr>
      <w:tr w:rsidR="00EA1B70" w:rsidTr="00EA1B70">
        <w:tc>
          <w:tcPr>
            <w:tcW w:w="3402" w:type="dxa"/>
          </w:tcPr>
          <w:p w:rsidR="00EA1B70" w:rsidRDefault="00AC0EAD">
            <w:r>
              <w:t>firstAlert</w:t>
            </w:r>
          </w:p>
        </w:tc>
        <w:tc>
          <w:tcPr>
            <w:tcW w:w="6803" w:type="dxa"/>
          </w:tcPr>
          <w:p w:rsidR="00EA1B70" w:rsidRDefault="00EA1B70"/>
        </w:tc>
      </w:tr>
      <w:tr w:rsidR="00EA1B70" w:rsidTr="00EA1B70">
        <w:tc>
          <w:tcPr>
            <w:tcW w:w="3402" w:type="dxa"/>
          </w:tcPr>
          <w:p w:rsidR="00EA1B70" w:rsidRDefault="00AC0EAD">
            <w:r>
              <w:t>href</w:t>
            </w:r>
          </w:p>
        </w:tc>
        <w:tc>
          <w:tcPr>
            <w:tcW w:w="6803" w:type="dxa"/>
          </w:tcPr>
          <w:p w:rsidR="00EA1B70" w:rsidRDefault="00EA1B70"/>
        </w:tc>
      </w:tr>
      <w:tr w:rsidR="00EA1B70" w:rsidTr="00EA1B70">
        <w:tc>
          <w:tcPr>
            <w:tcW w:w="3402" w:type="dxa"/>
          </w:tcPr>
          <w:p w:rsidR="00EA1B70" w:rsidRDefault="00AC0EAD">
            <w:r>
              <w:t>id</w:t>
            </w:r>
          </w:p>
        </w:tc>
        <w:tc>
          <w:tcPr>
            <w:tcW w:w="6803" w:type="dxa"/>
          </w:tcPr>
          <w:p w:rsidR="00EA1B70" w:rsidRDefault="00EA1B70"/>
        </w:tc>
      </w:tr>
      <w:tr w:rsidR="00EA1B70" w:rsidTr="00EA1B70">
        <w:tc>
          <w:tcPr>
            <w:tcW w:w="3402" w:type="dxa"/>
          </w:tcPr>
          <w:p w:rsidR="00EA1B70" w:rsidRDefault="00AC0EAD">
            <w:r>
              <w:t>originatingSystem</w:t>
            </w:r>
          </w:p>
        </w:tc>
        <w:tc>
          <w:tcPr>
            <w:tcW w:w="6803" w:type="dxa"/>
          </w:tcPr>
          <w:p w:rsidR="00EA1B70" w:rsidRDefault="00EA1B70"/>
        </w:tc>
      </w:tr>
      <w:tr w:rsidR="00EA1B70" w:rsidTr="00EA1B70">
        <w:tc>
          <w:tcPr>
            <w:tcW w:w="3402" w:type="dxa"/>
          </w:tcPr>
          <w:p w:rsidR="00EA1B70" w:rsidRDefault="00AC0EAD">
            <w:r>
              <w:t>timeRaised</w:t>
            </w:r>
          </w:p>
        </w:tc>
        <w:tc>
          <w:tcPr>
            <w:tcW w:w="6803" w:type="dxa"/>
          </w:tcPr>
          <w:p w:rsidR="00EA1B70" w:rsidRDefault="00EA1B70"/>
        </w:tc>
      </w:tr>
      <w:tr w:rsidR="00EA1B70" w:rsidTr="00EA1B70">
        <w:tc>
          <w:tcPr>
            <w:tcW w:w="3402" w:type="dxa"/>
          </w:tcPr>
          <w:p w:rsidR="00EA1B70" w:rsidRDefault="00AC0EAD">
            <w:r>
              <w:t>trackingRecord</w:t>
            </w:r>
          </w:p>
        </w:tc>
        <w:tc>
          <w:tcPr>
            <w:tcW w:w="6803" w:type="dxa"/>
          </w:tcPr>
          <w:p w:rsidR="00EA1B70" w:rsidRDefault="00EA1B70"/>
        </w:tc>
      </w:tr>
    </w:tbl>
    <w:p w:rsidR="00EA1B70" w:rsidRDefault="00EA1B70"/>
    <w:p w:rsidR="00EA1B70" w:rsidRDefault="00AC0EAD">
      <w:r>
        <w:rPr>
          <w:b/>
        </w:rPr>
        <w:t>Usage Samples</w:t>
      </w:r>
    </w:p>
    <w:p w:rsidR="00EA1B70" w:rsidRDefault="00AC0EAD">
      <w:r>
        <w:t>Here's an example of a request for patching a service problem. In this example, a new description is set.</w:t>
      </w:r>
    </w:p>
    <w:tbl>
      <w:tblPr>
        <w:tblStyle w:val="JsonRequest"/>
        <w:tblW w:w="0" w:type="auto"/>
        <w:tblLook w:val="04A0" w:firstRow="1" w:lastRow="0" w:firstColumn="1" w:lastColumn="0" w:noHBand="0" w:noVBand="1"/>
      </w:tblPr>
      <w:tblGrid>
        <w:gridCol w:w="10051"/>
      </w:tblGrid>
      <w:tr w:rsidR="00EA1B70" w:rsidTr="00EA1B70">
        <w:tc>
          <w:tcPr>
            <w:tcW w:w="10205" w:type="dxa"/>
          </w:tcPr>
          <w:p w:rsidR="00EA1B70" w:rsidRDefault="00AC0EAD">
            <w:r>
              <w:rPr>
                <w:b/>
              </w:rPr>
              <w:br/>
              <w:t>Request</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PATCH {apiRoot}/serviceProblem/problemxxxx0000</w:t>
            </w:r>
            <w:r>
              <w:rPr>
                <w:sz w:val="20"/>
              </w:rPr>
              <w:br/>
              <w:t>Content-Type: application/merge-patch+json</w:t>
            </w:r>
            <w:r>
              <w:rPr>
                <w:sz w:val="20"/>
              </w:rPr>
              <w:br/>
            </w:r>
            <w:r>
              <w:rPr>
                <w:sz w:val="20"/>
              </w:rPr>
              <w:br/>
              <w:t>{</w:t>
            </w:r>
            <w:r>
              <w:rPr>
                <w:sz w:val="20"/>
              </w:rPr>
              <w:br/>
              <w:t xml:space="preserve">    "description": "connection failure between Tokyo and Osaka at 5:00"</w:t>
            </w:r>
            <w:r>
              <w:rPr>
                <w:sz w:val="20"/>
              </w:rPr>
              <w:br/>
              <w:t>}</w:t>
            </w:r>
            <w:r>
              <w:rPr>
                <w:sz w:val="20"/>
              </w:rPr>
              <w:br/>
            </w:r>
            <w:r>
              <w:rPr>
                <w:sz w:val="20"/>
              </w:rPr>
              <w:br/>
            </w:r>
          </w:p>
        </w:tc>
      </w:tr>
      <w:tr w:rsidR="00EA1B70" w:rsidTr="00EA1B70">
        <w:tc>
          <w:tcPr>
            <w:tcW w:w="10205" w:type="dxa"/>
          </w:tcPr>
          <w:p w:rsidR="00EA1B70" w:rsidRDefault="00AC0EAD">
            <w:r>
              <w:rPr>
                <w:b/>
              </w:rPr>
              <w:br/>
              <w:t>Response</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200</w:t>
            </w:r>
            <w:r>
              <w:rPr>
                <w:sz w:val="20"/>
              </w:rPr>
              <w:br/>
            </w:r>
            <w:r>
              <w:rPr>
                <w:sz w:val="20"/>
              </w:rPr>
              <w:br/>
              <w:t>{</w:t>
            </w:r>
            <w:r>
              <w:rPr>
                <w:sz w:val="20"/>
              </w:rPr>
              <w:br/>
              <w:t xml:space="preserve">    "id": "sp_001", </w:t>
            </w:r>
            <w:r>
              <w:rPr>
                <w:sz w:val="20"/>
              </w:rPr>
              <w:br/>
              <w:t xml:space="preserve">    "href": "https://mycsp.com:8080/tmf-api/serviceProblemManagement/v4/serviceProblem/sp_001", </w:t>
            </w:r>
            <w:r>
              <w:rPr>
                <w:sz w:val="20"/>
              </w:rPr>
              <w:br/>
              <w:t xml:space="preserve">    "category": "serviceProvider.declared", </w:t>
            </w:r>
            <w:r>
              <w:rPr>
                <w:sz w:val="20"/>
              </w:rPr>
              <w:br/>
              <w:t xml:space="preserve">    "priority": "1", </w:t>
            </w:r>
            <w:r>
              <w:rPr>
                <w:sz w:val="20"/>
              </w:rPr>
              <w:br/>
              <w:t xml:space="preserve">    "description": "connection failure between Tokyo and Osaka at 5:00", </w:t>
            </w:r>
            <w:r>
              <w:rPr>
                <w:sz w:val="20"/>
              </w:rPr>
              <w:br/>
              <w:t xml:space="preserve">    "reason": "unknown", </w:t>
            </w:r>
            <w:r>
              <w:rPr>
                <w:sz w:val="20"/>
              </w:rPr>
              <w:br/>
              <w:t xml:space="preserve">    "originatorParty": {</w:t>
            </w:r>
            <w:r>
              <w:rPr>
                <w:sz w:val="20"/>
              </w:rPr>
              <w:br/>
              <w:t xml:space="preserve">        "role": "Service Provider", </w:t>
            </w:r>
            <w:r>
              <w:rPr>
                <w:sz w:val="20"/>
              </w:rPr>
              <w:br/>
              <w:t xml:space="preserve">        "id": "SP_00001", </w:t>
            </w:r>
            <w:r>
              <w:rPr>
                <w:sz w:val="20"/>
              </w:rPr>
              <w:br/>
              <w:t xml:space="preserve">        "href": "https://mycsp.com:8080/tmf-api/partyManagement/v4/party/SP_00001", </w:t>
            </w:r>
            <w:r>
              <w:rPr>
                <w:sz w:val="20"/>
              </w:rPr>
              <w:br/>
              <w:t xml:space="preserve">        "@referredType": "Supplier"</w:t>
            </w:r>
            <w:r>
              <w:rPr>
                <w:sz w:val="20"/>
              </w:rPr>
              <w:br/>
              <w:t xml:space="preserve">    }, </w:t>
            </w:r>
            <w:r>
              <w:rPr>
                <w:sz w:val="20"/>
              </w:rPr>
              <w:br/>
              <w:t xml:space="preserve">    "affectedService": [</w:t>
            </w:r>
            <w:r>
              <w:rPr>
                <w:sz w:val="20"/>
              </w:rPr>
              <w:br/>
              <w:t xml:space="preserve">        {</w:t>
            </w:r>
            <w:r>
              <w:rPr>
                <w:sz w:val="20"/>
              </w:rPr>
              <w:br/>
              <w:t xml:space="preserve">            "id": "SP00001_Service_001", </w:t>
            </w:r>
            <w:r>
              <w:rPr>
                <w:sz w:val="20"/>
              </w:rPr>
              <w:br/>
              <w:t xml:space="preserve">            "href": "https://mycsp.com:8080/tmf-api/serviceInventoryManagement/v4/service/SP00001_Service_001"</w:t>
            </w:r>
            <w:r>
              <w:rPr>
                <w:sz w:val="20"/>
              </w:rPr>
              <w:br/>
              <w:t xml:space="preserve">        }</w:t>
            </w:r>
            <w:r>
              <w:rPr>
                <w:sz w:val="20"/>
              </w:rPr>
              <w:br/>
              <w:t xml:space="preserve">    ]</w:t>
            </w:r>
            <w:r>
              <w:rPr>
                <w:sz w:val="20"/>
              </w:rPr>
              <w:br/>
              <w:t>}</w:t>
            </w:r>
            <w:r>
              <w:rPr>
                <w:sz w:val="20"/>
              </w:rPr>
              <w:br/>
            </w:r>
          </w:p>
        </w:tc>
      </w:tr>
    </w:tbl>
    <w:p w:rsidR="00EA1B70" w:rsidRDefault="00AC0EAD">
      <w:r>
        <w:br/>
        <w:t>Here's an example of a request for patching a service problem. In this example, an affected service is added.</w:t>
      </w:r>
    </w:p>
    <w:tbl>
      <w:tblPr>
        <w:tblStyle w:val="JsonRequest"/>
        <w:tblW w:w="0" w:type="auto"/>
        <w:tblLook w:val="04A0" w:firstRow="1" w:lastRow="0" w:firstColumn="1" w:lastColumn="0" w:noHBand="0" w:noVBand="1"/>
      </w:tblPr>
      <w:tblGrid>
        <w:gridCol w:w="10051"/>
      </w:tblGrid>
      <w:tr w:rsidR="00EA1B70" w:rsidTr="00EA1B70">
        <w:tc>
          <w:tcPr>
            <w:tcW w:w="10205" w:type="dxa"/>
          </w:tcPr>
          <w:p w:rsidR="00EA1B70" w:rsidRDefault="00AC0EAD">
            <w:r>
              <w:rPr>
                <w:b/>
              </w:rPr>
              <w:br/>
              <w:t>Request</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PATCH {apiRoot}/serviceProblem/problemxxxx0000</w:t>
            </w:r>
            <w:r>
              <w:rPr>
                <w:sz w:val="20"/>
              </w:rPr>
              <w:br/>
              <w:t>Content-Type: application//json-patch+json</w:t>
            </w:r>
            <w:r>
              <w:rPr>
                <w:sz w:val="20"/>
              </w:rPr>
              <w:br/>
            </w:r>
            <w:r>
              <w:rPr>
                <w:sz w:val="20"/>
              </w:rPr>
              <w:br/>
              <w:t>{</w:t>
            </w:r>
            <w:r>
              <w:rPr>
                <w:sz w:val="20"/>
              </w:rPr>
              <w:br/>
              <w:t xml:space="preserve">    "op": "add", </w:t>
            </w:r>
            <w:r>
              <w:rPr>
                <w:sz w:val="20"/>
              </w:rPr>
              <w:br/>
              <w:t xml:space="preserve">    "path": "/affectedService", </w:t>
            </w:r>
            <w:r>
              <w:rPr>
                <w:sz w:val="20"/>
              </w:rPr>
              <w:br/>
              <w:t xml:space="preserve">    "value": {</w:t>
            </w:r>
            <w:r>
              <w:rPr>
                <w:sz w:val="20"/>
              </w:rPr>
              <w:br/>
              <w:t xml:space="preserve">        "id": "44", </w:t>
            </w:r>
            <w:r>
              <w:rPr>
                <w:sz w:val="20"/>
              </w:rPr>
              <w:br/>
              <w:t xml:space="preserve">        "href": "https://mycsp.com:8080/tmf-api/serviceInventoryManagement/v4/service/service/44"</w:t>
            </w:r>
            <w:r>
              <w:rPr>
                <w:sz w:val="20"/>
              </w:rPr>
              <w:br/>
              <w:t xml:space="preserve">    }</w:t>
            </w:r>
            <w:r>
              <w:rPr>
                <w:sz w:val="20"/>
              </w:rPr>
              <w:br/>
              <w:t>}</w:t>
            </w:r>
            <w:r>
              <w:rPr>
                <w:sz w:val="20"/>
              </w:rPr>
              <w:br/>
            </w:r>
            <w:r>
              <w:rPr>
                <w:sz w:val="20"/>
              </w:rPr>
              <w:br/>
            </w:r>
          </w:p>
        </w:tc>
      </w:tr>
      <w:tr w:rsidR="00EA1B70" w:rsidTr="00EA1B70">
        <w:tc>
          <w:tcPr>
            <w:tcW w:w="10205" w:type="dxa"/>
          </w:tcPr>
          <w:p w:rsidR="00EA1B70" w:rsidRDefault="00AC0EAD">
            <w:r>
              <w:rPr>
                <w:b/>
              </w:rPr>
              <w:br/>
              <w:t>Response</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200</w:t>
            </w:r>
            <w:r>
              <w:rPr>
                <w:sz w:val="20"/>
              </w:rPr>
              <w:br/>
            </w:r>
            <w:r>
              <w:rPr>
                <w:sz w:val="20"/>
              </w:rPr>
              <w:br/>
              <w:t>{</w:t>
            </w:r>
            <w:r>
              <w:rPr>
                <w:sz w:val="20"/>
              </w:rPr>
              <w:br/>
              <w:t xml:space="preserve">    "id": "sp_001", </w:t>
            </w:r>
            <w:r>
              <w:rPr>
                <w:sz w:val="20"/>
              </w:rPr>
              <w:br/>
              <w:t xml:space="preserve">    "href": "https://mycsp.com:8080/tmf-api/serviceProblemManagement/v4/serviceProblem/sp_001", </w:t>
            </w:r>
            <w:r>
              <w:rPr>
                <w:sz w:val="20"/>
              </w:rPr>
              <w:br/>
              <w:t xml:space="preserve">    "category": "serviceProvider.declared", </w:t>
            </w:r>
            <w:r>
              <w:rPr>
                <w:sz w:val="20"/>
              </w:rPr>
              <w:br/>
              <w:t xml:space="preserve">    "priority": "1", </w:t>
            </w:r>
            <w:r>
              <w:rPr>
                <w:sz w:val="20"/>
              </w:rPr>
              <w:br/>
              <w:t xml:space="preserve">    "description": "connection failure between Tokyo and Osaka at 5:00", </w:t>
            </w:r>
            <w:r>
              <w:rPr>
                <w:sz w:val="20"/>
              </w:rPr>
              <w:br/>
              <w:t xml:space="preserve">    "reason": "unknown", </w:t>
            </w:r>
            <w:r>
              <w:rPr>
                <w:sz w:val="20"/>
              </w:rPr>
              <w:br/>
              <w:t xml:space="preserve">    "originatorParty": {</w:t>
            </w:r>
            <w:r>
              <w:rPr>
                <w:sz w:val="20"/>
              </w:rPr>
              <w:br/>
              <w:t xml:space="preserve">        "role": "Service Provider", </w:t>
            </w:r>
            <w:r>
              <w:rPr>
                <w:sz w:val="20"/>
              </w:rPr>
              <w:br/>
              <w:t xml:space="preserve">        "id": "SP_00001", </w:t>
            </w:r>
            <w:r>
              <w:rPr>
                <w:sz w:val="20"/>
              </w:rPr>
              <w:br/>
              <w:t xml:space="preserve">        "href": "https://mycsp.com:8080/tmf-api/partyManagement/v4/party/SP_00001", </w:t>
            </w:r>
            <w:r>
              <w:rPr>
                <w:sz w:val="20"/>
              </w:rPr>
              <w:br/>
              <w:t xml:space="preserve">        "@referredType": "Supplier"</w:t>
            </w:r>
            <w:r>
              <w:rPr>
                <w:sz w:val="20"/>
              </w:rPr>
              <w:br/>
              <w:t xml:space="preserve">    }, </w:t>
            </w:r>
            <w:r>
              <w:rPr>
                <w:sz w:val="20"/>
              </w:rPr>
              <w:br/>
              <w:t xml:space="preserve">    "affectedService": [</w:t>
            </w:r>
            <w:r>
              <w:rPr>
                <w:sz w:val="20"/>
              </w:rPr>
              <w:br/>
              <w:t xml:space="preserve">        {</w:t>
            </w:r>
            <w:r>
              <w:rPr>
                <w:sz w:val="20"/>
              </w:rPr>
              <w:br/>
              <w:t xml:space="preserve">            "id": "SP00001_Service_001", </w:t>
            </w:r>
            <w:r>
              <w:rPr>
                <w:sz w:val="20"/>
              </w:rPr>
              <w:br/>
              <w:t xml:space="preserve">            "href": "https://mycsp.com:8080/tmf-api/serviceInventoryManagement/v4/service/SP00001_Service_001"</w:t>
            </w:r>
            <w:r>
              <w:rPr>
                <w:sz w:val="20"/>
              </w:rPr>
              <w:br/>
              <w:t xml:space="preserve">        }, </w:t>
            </w:r>
            <w:r>
              <w:rPr>
                <w:sz w:val="20"/>
              </w:rPr>
              <w:br/>
              <w:t xml:space="preserve">        {</w:t>
            </w:r>
            <w:r>
              <w:rPr>
                <w:sz w:val="20"/>
              </w:rPr>
              <w:br/>
              <w:t xml:space="preserve">            "id": "44", </w:t>
            </w:r>
            <w:r>
              <w:rPr>
                <w:sz w:val="20"/>
              </w:rPr>
              <w:br/>
              <w:t xml:space="preserve">            "href": "https://mycsp.com:8080/tmf-api/serviceInventoryManagement/v4/service/44"</w:t>
            </w:r>
            <w:r>
              <w:rPr>
                <w:sz w:val="20"/>
              </w:rPr>
              <w:br/>
              <w:t xml:space="preserve">        }</w:t>
            </w:r>
            <w:r>
              <w:rPr>
                <w:sz w:val="20"/>
              </w:rPr>
              <w:br/>
              <w:t xml:space="preserve">    ]</w:t>
            </w:r>
            <w:r>
              <w:rPr>
                <w:sz w:val="20"/>
              </w:rPr>
              <w:br/>
              <w:t>}</w:t>
            </w:r>
            <w:r>
              <w:rPr>
                <w:sz w:val="20"/>
              </w:rPr>
              <w:br/>
            </w:r>
          </w:p>
        </w:tc>
      </w:tr>
    </w:tbl>
    <w:p w:rsidR="00EA1B70" w:rsidRDefault="00AC0EAD">
      <w:pPr>
        <w:pStyle w:val="Heading3"/>
      </w:pPr>
      <w:bookmarkStart w:id="51" w:name="_Toc2189877"/>
      <w:r>
        <w:t>Delete service problem</w:t>
      </w:r>
      <w:bookmarkEnd w:id="51"/>
    </w:p>
    <w:p w:rsidR="00EA1B70" w:rsidRDefault="00AC0EAD">
      <w:r>
        <w:rPr>
          <w:rFonts w:ascii="Courier" w:hAnsi="Courier"/>
          <w:b/>
          <w:sz w:val="28"/>
        </w:rPr>
        <w:t xml:space="preserve">  DELETE /serviceProblem/{id}</w:t>
      </w:r>
    </w:p>
    <w:p w:rsidR="00EA1B70" w:rsidRDefault="00AC0EAD">
      <w:r>
        <w:rPr>
          <w:b/>
        </w:rPr>
        <w:t>Description</w:t>
      </w:r>
    </w:p>
    <w:p w:rsidR="00EA1B70" w:rsidRDefault="00AC0EAD">
      <w:r>
        <w:t>This operation deletes a service problem entity.</w:t>
      </w:r>
    </w:p>
    <w:p w:rsidR="00EA1B70" w:rsidRDefault="00EA1B70"/>
    <w:p w:rsidR="00EA1B70" w:rsidRDefault="00AC0EAD">
      <w:r>
        <w:rPr>
          <w:b/>
        </w:rPr>
        <w:t>Usage Samples</w:t>
      </w:r>
    </w:p>
    <w:p w:rsidR="00EA1B70" w:rsidRDefault="00AC0EAD">
      <w:r>
        <w:t>Here's an example of a request for deleting a service problem.</w:t>
      </w:r>
    </w:p>
    <w:tbl>
      <w:tblPr>
        <w:tblStyle w:val="JsonRequest"/>
        <w:tblW w:w="0" w:type="auto"/>
        <w:tblLook w:val="04A0" w:firstRow="1" w:lastRow="0" w:firstColumn="1" w:lastColumn="0" w:noHBand="0" w:noVBand="1"/>
      </w:tblPr>
      <w:tblGrid>
        <w:gridCol w:w="10051"/>
      </w:tblGrid>
      <w:tr w:rsidR="00EA1B70" w:rsidTr="00EA1B70">
        <w:tc>
          <w:tcPr>
            <w:tcW w:w="10205" w:type="dxa"/>
          </w:tcPr>
          <w:p w:rsidR="00EA1B70" w:rsidRDefault="00AC0EAD">
            <w:r>
              <w:rPr>
                <w:b/>
              </w:rPr>
              <w:br/>
              <w:t>Request</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DELETE {apiRoot}/serviceProblem/problemxxxx0000</w:t>
            </w:r>
            <w:r>
              <w:rPr>
                <w:sz w:val="20"/>
              </w:rPr>
              <w:br/>
            </w:r>
            <w:r>
              <w:rPr>
                <w:sz w:val="20"/>
              </w:rPr>
              <w:br/>
            </w:r>
          </w:p>
        </w:tc>
      </w:tr>
      <w:tr w:rsidR="00EA1B70" w:rsidTr="00EA1B70">
        <w:tc>
          <w:tcPr>
            <w:tcW w:w="10205" w:type="dxa"/>
          </w:tcPr>
          <w:p w:rsidR="00EA1B70" w:rsidRDefault="00AC0EAD">
            <w:r>
              <w:rPr>
                <w:b/>
              </w:rPr>
              <w:br/>
              <w:t>Response</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204</w:t>
            </w:r>
            <w:r>
              <w:rPr>
                <w:sz w:val="20"/>
              </w:rPr>
              <w:br/>
            </w:r>
            <w:r>
              <w:rPr>
                <w:sz w:val="20"/>
              </w:rPr>
              <w:br/>
            </w:r>
          </w:p>
        </w:tc>
      </w:tr>
    </w:tbl>
    <w:p w:rsidR="00EA1B70" w:rsidRDefault="00AC0EAD">
      <w:pPr>
        <w:pStyle w:val="Heading2"/>
      </w:pPr>
      <w:bookmarkStart w:id="52" w:name="_Toc2189878"/>
      <w:r>
        <w:t>Operations on Service Problem Event Record</w:t>
      </w:r>
      <w:bookmarkEnd w:id="52"/>
    </w:p>
    <w:p w:rsidR="00EA1B70" w:rsidRDefault="00AC0EAD">
      <w:pPr>
        <w:pStyle w:val="Heading3"/>
      </w:pPr>
      <w:bookmarkStart w:id="53" w:name="_Toc2189879"/>
      <w:r>
        <w:t>List service problem event records</w:t>
      </w:r>
      <w:bookmarkEnd w:id="53"/>
    </w:p>
    <w:p w:rsidR="00EA1B70" w:rsidRDefault="00AC0EAD">
      <w:r>
        <w:rPr>
          <w:rFonts w:ascii="Courier" w:hAnsi="Courier"/>
          <w:b/>
          <w:sz w:val="28"/>
        </w:rPr>
        <w:t xml:space="preserve">  GET /serviceProblemEventRecord?fields=...&amp;{filtering}</w:t>
      </w:r>
    </w:p>
    <w:p w:rsidR="00EA1B70" w:rsidRDefault="00AC0EAD">
      <w:r>
        <w:rPr>
          <w:b/>
        </w:rPr>
        <w:t>Description</w:t>
      </w:r>
    </w:p>
    <w:p w:rsidR="00EA1B70" w:rsidRDefault="00AC0EAD">
      <w:r>
        <w:t>This operation list service problem event record entities.</w:t>
      </w:r>
      <w:r>
        <w:br/>
        <w:t>Attribute selection is enabled for all first level attributes.</w:t>
      </w:r>
      <w:r>
        <w:br/>
        <w:t>Filtering may be available depending on the compliance level supported by an implementation.</w:t>
      </w:r>
    </w:p>
    <w:p w:rsidR="00EA1B70" w:rsidRDefault="00EA1B70"/>
    <w:p w:rsidR="00EA1B70" w:rsidRDefault="00AC0EAD">
      <w:r>
        <w:rPr>
          <w:b/>
        </w:rPr>
        <w:t>Usage Samples</w:t>
      </w:r>
    </w:p>
    <w:p w:rsidR="00EA1B70" w:rsidRDefault="00AC0EAD">
      <w:r>
        <w:t>Here's an example of a request for retrieving multiple event records for a service problems</w:t>
      </w:r>
    </w:p>
    <w:tbl>
      <w:tblPr>
        <w:tblStyle w:val="JsonRequest"/>
        <w:tblW w:w="0" w:type="auto"/>
        <w:tblLook w:val="04A0" w:firstRow="1" w:lastRow="0" w:firstColumn="1" w:lastColumn="0" w:noHBand="0" w:noVBand="1"/>
      </w:tblPr>
      <w:tblGrid>
        <w:gridCol w:w="10051"/>
      </w:tblGrid>
      <w:tr w:rsidR="00EA1B70" w:rsidTr="00EA1B70">
        <w:tc>
          <w:tcPr>
            <w:tcW w:w="10205" w:type="dxa"/>
          </w:tcPr>
          <w:p w:rsidR="00EA1B70" w:rsidRDefault="00AC0EAD">
            <w:r>
              <w:rPr>
                <w:b/>
              </w:rPr>
              <w:br/>
              <w:t>Request</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GET {apiRoot}/serviceProblemEventRecord?serviceProblem.id=problemxxxx0000</w:t>
            </w:r>
            <w:r>
              <w:rPr>
                <w:sz w:val="20"/>
              </w:rPr>
              <w:br/>
              <w:t>Accept: application/json</w:t>
            </w:r>
            <w:r>
              <w:rPr>
                <w:sz w:val="20"/>
              </w:rPr>
              <w:br/>
            </w:r>
            <w:r>
              <w:rPr>
                <w:sz w:val="20"/>
              </w:rPr>
              <w:br/>
            </w:r>
          </w:p>
        </w:tc>
      </w:tr>
      <w:tr w:rsidR="00EA1B70" w:rsidTr="00EA1B70">
        <w:tc>
          <w:tcPr>
            <w:tcW w:w="10205" w:type="dxa"/>
          </w:tcPr>
          <w:p w:rsidR="00EA1B70" w:rsidRDefault="00AC0EAD">
            <w:r>
              <w:rPr>
                <w:b/>
              </w:rPr>
              <w:br/>
              <w:t>Response</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200</w:t>
            </w:r>
            <w:r>
              <w:rPr>
                <w:sz w:val="20"/>
              </w:rPr>
              <w:br/>
            </w:r>
            <w:r>
              <w:rPr>
                <w:sz w:val="20"/>
              </w:rPr>
              <w:br/>
              <w:t>[</w:t>
            </w:r>
            <w:r>
              <w:rPr>
                <w:sz w:val="20"/>
              </w:rPr>
              <w:br/>
              <w:t xml:space="preserve">    {</w:t>
            </w:r>
            <w:r>
              <w:rPr>
                <w:sz w:val="20"/>
              </w:rPr>
              <w:br/>
              <w:t xml:space="preserve">        "id": "42", </w:t>
            </w:r>
            <w:r>
              <w:rPr>
                <w:sz w:val="20"/>
              </w:rPr>
              <w:br/>
              <w:t xml:space="preserve">        "href": "https://mycsp.com:8080/tmf-api/serviceProblemManagement/v4/serviceProblemEventRecord/42", </w:t>
            </w:r>
            <w:r>
              <w:rPr>
                <w:sz w:val="20"/>
              </w:rPr>
              <w:br/>
              <w:t xml:space="preserve">        "recordTime": "2016-08-08T10:45:30.0Z", </w:t>
            </w:r>
            <w:r>
              <w:rPr>
                <w:sz w:val="20"/>
              </w:rPr>
              <w:br/>
              <w:t xml:space="preserve">        "eventType": "ServiceProblemCreationNotification", </w:t>
            </w:r>
            <w:r>
              <w:rPr>
                <w:sz w:val="20"/>
              </w:rPr>
              <w:br/>
              <w:t xml:space="preserve">        "eventTime": "2016-08-08T10:45:25.0Z", </w:t>
            </w:r>
            <w:r>
              <w:rPr>
                <w:sz w:val="20"/>
              </w:rPr>
              <w:br/>
              <w:t xml:space="preserve">        "serviceProblemId": "SP001", </w:t>
            </w:r>
            <w:r>
              <w:rPr>
                <w:sz w:val="20"/>
              </w:rPr>
              <w:br/>
              <w:t xml:space="preserve">        "notification": {</w:t>
            </w:r>
            <w:r>
              <w:rPr>
                <w:sz w:val="20"/>
              </w:rPr>
              <w:br/>
              <w:t xml:space="preserve">            "eventType": "ServiceProblemCreationNotification", </w:t>
            </w:r>
            <w:r>
              <w:rPr>
                <w:sz w:val="20"/>
              </w:rPr>
              <w:br/>
              <w:t xml:space="preserve">            "eventTime": "2016-08-08T10:45:25.0Z", </w:t>
            </w:r>
            <w:r>
              <w:rPr>
                <w:sz w:val="20"/>
              </w:rPr>
              <w:br/>
              <w:t xml:space="preserve">            "eventId": "92775", </w:t>
            </w:r>
            <w:r>
              <w:rPr>
                <w:sz w:val="20"/>
              </w:rPr>
              <w:br/>
              <w:t xml:space="preserve">            "event": {}</w:t>
            </w:r>
            <w:r>
              <w:rPr>
                <w:sz w:val="20"/>
              </w:rPr>
              <w:br/>
              <w:t xml:space="preserve">        }, </w:t>
            </w:r>
            <w:r>
              <w:rPr>
                <w:sz w:val="20"/>
              </w:rPr>
              <w:br/>
              <w:t xml:space="preserve">        "serviceProblem": {</w:t>
            </w:r>
            <w:r>
              <w:rPr>
                <w:sz w:val="20"/>
              </w:rPr>
              <w:br/>
              <w:t xml:space="preserve">            "id": "problemxxxx0000", </w:t>
            </w:r>
            <w:r>
              <w:rPr>
                <w:sz w:val="20"/>
              </w:rPr>
              <w:br/>
              <w:t xml:space="preserve">            "href": "https://mycsp.com:8080/tmf-api/serviceProblemManagement/v4/serviceProblem/problemxxxx0000"</w:t>
            </w:r>
            <w:r>
              <w:rPr>
                <w:sz w:val="20"/>
              </w:rPr>
              <w:br/>
              <w:t xml:space="preserve">        }</w:t>
            </w:r>
            <w:r>
              <w:rPr>
                <w:sz w:val="20"/>
              </w:rPr>
              <w:br/>
              <w:t xml:space="preserve">    }</w:t>
            </w:r>
            <w:r>
              <w:rPr>
                <w:sz w:val="20"/>
              </w:rPr>
              <w:br/>
              <w:t>]</w:t>
            </w:r>
            <w:r>
              <w:rPr>
                <w:sz w:val="20"/>
              </w:rPr>
              <w:br/>
            </w:r>
          </w:p>
        </w:tc>
      </w:tr>
    </w:tbl>
    <w:p w:rsidR="00EA1B70" w:rsidRDefault="00AC0EAD">
      <w:pPr>
        <w:pStyle w:val="Heading3"/>
      </w:pPr>
      <w:bookmarkStart w:id="54" w:name="_Toc2189880"/>
      <w:r>
        <w:t>Retrieve service problem event record</w:t>
      </w:r>
      <w:bookmarkEnd w:id="54"/>
    </w:p>
    <w:p w:rsidR="00EA1B70" w:rsidRDefault="00AC0EAD">
      <w:r>
        <w:rPr>
          <w:rFonts w:ascii="Courier" w:hAnsi="Courier"/>
          <w:b/>
          <w:sz w:val="28"/>
        </w:rPr>
        <w:t xml:space="preserve">  GET /serviceProblemEventRecord/{id}?fields=...&amp;{filtering}</w:t>
      </w:r>
    </w:p>
    <w:p w:rsidR="00EA1B70" w:rsidRDefault="00AC0EAD">
      <w:r>
        <w:rPr>
          <w:b/>
        </w:rPr>
        <w:t>Description</w:t>
      </w:r>
    </w:p>
    <w:p w:rsidR="00EA1B70" w:rsidRDefault="00AC0EAD">
      <w:r>
        <w:t>This operation retrieves a service problem event record entity.</w:t>
      </w:r>
      <w:r>
        <w:br/>
        <w:t>Attribute selection is enabled for all first level attributes.</w:t>
      </w:r>
      <w:r>
        <w:br/>
        <w:t>Filtering on sub-resources may be available depending on the compliance level supported by an implementation.</w:t>
      </w:r>
    </w:p>
    <w:p w:rsidR="00EA1B70" w:rsidRDefault="00EA1B70"/>
    <w:p w:rsidR="00EA1B70" w:rsidRDefault="00AC0EAD">
      <w:r>
        <w:rPr>
          <w:b/>
        </w:rPr>
        <w:t>Usage Samples</w:t>
      </w:r>
    </w:p>
    <w:p w:rsidR="00EA1B70" w:rsidRDefault="00AC0EAD">
      <w:r>
        <w:t>Here's an example of a request for retrieving a specific service problem event record.</w:t>
      </w:r>
    </w:p>
    <w:tbl>
      <w:tblPr>
        <w:tblStyle w:val="JsonRequest"/>
        <w:tblW w:w="0" w:type="auto"/>
        <w:tblLook w:val="04A0" w:firstRow="1" w:lastRow="0" w:firstColumn="1" w:lastColumn="0" w:noHBand="0" w:noVBand="1"/>
      </w:tblPr>
      <w:tblGrid>
        <w:gridCol w:w="10051"/>
      </w:tblGrid>
      <w:tr w:rsidR="00EA1B70" w:rsidTr="00EA1B70">
        <w:tc>
          <w:tcPr>
            <w:tcW w:w="10205" w:type="dxa"/>
          </w:tcPr>
          <w:p w:rsidR="00EA1B70" w:rsidRDefault="00AC0EAD">
            <w:r>
              <w:rPr>
                <w:b/>
              </w:rPr>
              <w:br/>
              <w:t>Request</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GET {apiRoot}/serviceProblemEventRecord/42</w:t>
            </w:r>
            <w:r>
              <w:rPr>
                <w:sz w:val="20"/>
              </w:rPr>
              <w:br/>
              <w:t>Accept: application/json</w:t>
            </w:r>
            <w:r>
              <w:rPr>
                <w:sz w:val="20"/>
              </w:rPr>
              <w:br/>
            </w:r>
            <w:r>
              <w:rPr>
                <w:sz w:val="20"/>
              </w:rPr>
              <w:br/>
            </w:r>
          </w:p>
        </w:tc>
      </w:tr>
      <w:tr w:rsidR="00EA1B70" w:rsidTr="00EA1B70">
        <w:tc>
          <w:tcPr>
            <w:tcW w:w="10205" w:type="dxa"/>
          </w:tcPr>
          <w:p w:rsidR="00EA1B70" w:rsidRDefault="00AC0EAD">
            <w:r>
              <w:rPr>
                <w:b/>
              </w:rPr>
              <w:br/>
              <w:t>Response</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200</w:t>
            </w:r>
            <w:r>
              <w:rPr>
                <w:sz w:val="20"/>
              </w:rPr>
              <w:br/>
            </w:r>
            <w:r>
              <w:rPr>
                <w:sz w:val="20"/>
              </w:rPr>
              <w:br/>
              <w:t>{</w:t>
            </w:r>
            <w:r>
              <w:rPr>
                <w:sz w:val="20"/>
              </w:rPr>
              <w:br/>
              <w:t xml:space="preserve">    "id": "42", </w:t>
            </w:r>
            <w:r>
              <w:rPr>
                <w:sz w:val="20"/>
              </w:rPr>
              <w:br/>
              <w:t xml:space="preserve">    "href": "https://mycsp.com:8080/tmf-api/serviceProblemManagement/v4/serviceProblemEventRecord/42", </w:t>
            </w:r>
            <w:r>
              <w:rPr>
                <w:sz w:val="20"/>
              </w:rPr>
              <w:br/>
              <w:t xml:space="preserve">    "recordTime": "2016-08-08T10:45:30.0Z", </w:t>
            </w:r>
            <w:r>
              <w:rPr>
                <w:sz w:val="20"/>
              </w:rPr>
              <w:br/>
              <w:t xml:space="preserve">    "eventType": "ServiceProblemCreationNotification", </w:t>
            </w:r>
            <w:r>
              <w:rPr>
                <w:sz w:val="20"/>
              </w:rPr>
              <w:br/>
              <w:t xml:space="preserve">    "eventTime": "2016-08-08T10:45:25.0Z", </w:t>
            </w:r>
            <w:r>
              <w:rPr>
                <w:sz w:val="20"/>
              </w:rPr>
              <w:br/>
              <w:t xml:space="preserve">    "serviceProblemId": "SP001", </w:t>
            </w:r>
            <w:r>
              <w:rPr>
                <w:sz w:val="20"/>
              </w:rPr>
              <w:br/>
              <w:t xml:space="preserve">    "notification": {</w:t>
            </w:r>
            <w:r>
              <w:rPr>
                <w:sz w:val="20"/>
              </w:rPr>
              <w:br/>
              <w:t xml:space="preserve">        "eventType": "ServiceProblemCreationNotification", </w:t>
            </w:r>
            <w:r>
              <w:rPr>
                <w:sz w:val="20"/>
              </w:rPr>
              <w:br/>
              <w:t xml:space="preserve">        "eventTime": "2016-08-08T10:45:25.0Z", </w:t>
            </w:r>
            <w:r>
              <w:rPr>
                <w:sz w:val="20"/>
              </w:rPr>
              <w:br/>
              <w:t xml:space="preserve">        "eventId": "92775", </w:t>
            </w:r>
            <w:r>
              <w:rPr>
                <w:sz w:val="20"/>
              </w:rPr>
              <w:br/>
              <w:t xml:space="preserve">        "event": {}</w:t>
            </w:r>
            <w:r>
              <w:rPr>
                <w:sz w:val="20"/>
              </w:rPr>
              <w:br/>
              <w:t xml:space="preserve">    }, </w:t>
            </w:r>
            <w:r>
              <w:rPr>
                <w:sz w:val="20"/>
              </w:rPr>
              <w:br/>
              <w:t xml:space="preserve">    "serviceProblem": {</w:t>
            </w:r>
            <w:r>
              <w:rPr>
                <w:sz w:val="20"/>
              </w:rPr>
              <w:br/>
              <w:t xml:space="preserve">        "id": "problemxxxx0000", </w:t>
            </w:r>
            <w:r>
              <w:rPr>
                <w:sz w:val="20"/>
              </w:rPr>
              <w:br/>
              <w:t xml:space="preserve">        "href": "https://mycsp.com:8080/tmf-api/serviceProblemManagement/v4/serviceProblem/problemxxxx0000"</w:t>
            </w:r>
            <w:r>
              <w:rPr>
                <w:sz w:val="20"/>
              </w:rPr>
              <w:br/>
              <w:t xml:space="preserve">    }</w:t>
            </w:r>
            <w:r>
              <w:rPr>
                <w:sz w:val="20"/>
              </w:rPr>
              <w:br/>
              <w:t>}</w:t>
            </w:r>
            <w:r>
              <w:rPr>
                <w:sz w:val="20"/>
              </w:rPr>
              <w:br/>
            </w:r>
          </w:p>
        </w:tc>
      </w:tr>
    </w:tbl>
    <w:p w:rsidR="00EA1B70" w:rsidRDefault="00AC0EAD">
      <w:pPr>
        <w:pStyle w:val="Heading2"/>
      </w:pPr>
      <w:bookmarkStart w:id="55" w:name="_Toc2189881"/>
      <w:r>
        <w:t>Operations on Problem Acknowledgement</w:t>
      </w:r>
      <w:bookmarkEnd w:id="55"/>
    </w:p>
    <w:p w:rsidR="00EA1B70" w:rsidRDefault="00AC0EAD">
      <w:pPr>
        <w:pStyle w:val="Heading3"/>
      </w:pPr>
      <w:bookmarkStart w:id="56" w:name="_Toc2189882"/>
      <w:r>
        <w:t>Create problem acknowledgement</w:t>
      </w:r>
      <w:bookmarkEnd w:id="56"/>
    </w:p>
    <w:p w:rsidR="00EA1B70" w:rsidRDefault="00AC0EAD">
      <w:r>
        <w:rPr>
          <w:rFonts w:ascii="Courier" w:hAnsi="Courier"/>
          <w:b/>
          <w:sz w:val="28"/>
        </w:rPr>
        <w:t xml:space="preserve">  POST /problemAcknowledgement</w:t>
      </w:r>
    </w:p>
    <w:p w:rsidR="00EA1B70" w:rsidRDefault="00AC0EAD">
      <w:r>
        <w:rPr>
          <w:b/>
        </w:rPr>
        <w:t>Description</w:t>
      </w:r>
    </w:p>
    <w:p w:rsidR="00EA1B70" w:rsidRDefault="00AC0EAD">
      <w:r>
        <w:t>This operation creates a problem acknowledgement entity.</w:t>
      </w:r>
    </w:p>
    <w:p w:rsidR="00EA1B70" w:rsidRDefault="00AC0EAD">
      <w:r>
        <w:rPr>
          <w:b/>
        </w:rPr>
        <w:t>Mandatory and Non Mandatory Attributes</w:t>
      </w:r>
    </w:p>
    <w:p w:rsidR="00EA1B70" w:rsidRDefault="00AC0EAD">
      <w:r>
        <w:t>The following tables provides the list of mandatory and non mandatory attributes when creating a ProblemAcknowledgement, including any possible rule conditions and applicable default values. Notice that it is up to an implementer to add additional mandatory attributes.</w:t>
      </w:r>
    </w:p>
    <w:tbl>
      <w:tblPr>
        <w:tblStyle w:val="RuleTable"/>
        <w:tblW w:w="0" w:type="auto"/>
        <w:tblLook w:val="04A0" w:firstRow="1" w:lastRow="0" w:firstColumn="1" w:lastColumn="0" w:noHBand="0" w:noVBand="1"/>
      </w:tblPr>
      <w:tblGrid>
        <w:gridCol w:w="3362"/>
        <w:gridCol w:w="6689"/>
      </w:tblGrid>
      <w:tr w:rsidR="00EA1B70" w:rsidTr="00EA1B70">
        <w:trPr>
          <w:cnfStyle w:val="100000000000" w:firstRow="1" w:lastRow="0" w:firstColumn="0" w:lastColumn="0" w:oddVBand="0" w:evenVBand="0" w:oddHBand="0" w:evenHBand="0" w:firstRowFirstColumn="0" w:firstRowLastColumn="0" w:lastRowFirstColumn="0" w:lastRowLastColumn="0"/>
        </w:trPr>
        <w:tc>
          <w:tcPr>
            <w:tcW w:w="3402" w:type="dxa"/>
          </w:tcPr>
          <w:p w:rsidR="00EA1B70" w:rsidRDefault="00AC0EAD">
            <w:r>
              <w:t>Mandatory Attributes</w:t>
            </w:r>
          </w:p>
        </w:tc>
        <w:tc>
          <w:tcPr>
            <w:tcW w:w="6803" w:type="dxa"/>
          </w:tcPr>
          <w:p w:rsidR="00EA1B70" w:rsidRDefault="00AC0EAD">
            <w:r>
              <w:t>Rule</w:t>
            </w:r>
          </w:p>
        </w:tc>
      </w:tr>
      <w:tr w:rsidR="00EA1B70" w:rsidTr="00EA1B70">
        <w:tc>
          <w:tcPr>
            <w:tcW w:w="3402" w:type="dxa"/>
          </w:tcPr>
          <w:p w:rsidR="00EA1B70" w:rsidRDefault="00AC0EAD">
            <w:r>
              <w:t>problem</w:t>
            </w:r>
          </w:p>
        </w:tc>
        <w:tc>
          <w:tcPr>
            <w:tcW w:w="6803" w:type="dxa"/>
          </w:tcPr>
          <w:p w:rsidR="00EA1B70" w:rsidRDefault="00EA1B70"/>
        </w:tc>
      </w:tr>
    </w:tbl>
    <w:p w:rsidR="00EA1B70" w:rsidRDefault="00EA1B70"/>
    <w:tbl>
      <w:tblPr>
        <w:tblStyle w:val="RuleTable"/>
        <w:tblW w:w="0" w:type="auto"/>
        <w:tblLook w:val="04A0" w:firstRow="1" w:lastRow="0" w:firstColumn="1" w:lastColumn="0" w:noHBand="0" w:noVBand="1"/>
      </w:tblPr>
      <w:tblGrid>
        <w:gridCol w:w="3362"/>
        <w:gridCol w:w="2238"/>
        <w:gridCol w:w="4451"/>
      </w:tblGrid>
      <w:tr w:rsidR="00EA1B70" w:rsidTr="00EA1B70">
        <w:trPr>
          <w:cnfStyle w:val="100000000000" w:firstRow="1" w:lastRow="0" w:firstColumn="0" w:lastColumn="0" w:oddVBand="0" w:evenVBand="0" w:oddHBand="0" w:evenHBand="0" w:firstRowFirstColumn="0" w:firstRowLastColumn="0" w:lastRowFirstColumn="0" w:lastRowLastColumn="0"/>
        </w:trPr>
        <w:tc>
          <w:tcPr>
            <w:tcW w:w="3402" w:type="dxa"/>
          </w:tcPr>
          <w:p w:rsidR="00EA1B70" w:rsidRDefault="00AC0EAD">
            <w:r>
              <w:t>Non Mandatory Attributes</w:t>
            </w:r>
          </w:p>
        </w:tc>
        <w:tc>
          <w:tcPr>
            <w:tcW w:w="2268" w:type="dxa"/>
          </w:tcPr>
          <w:p w:rsidR="00EA1B70" w:rsidRDefault="00AC0EAD">
            <w:r>
              <w:t>Default Value</w:t>
            </w:r>
          </w:p>
        </w:tc>
        <w:tc>
          <w:tcPr>
            <w:tcW w:w="4535" w:type="dxa"/>
          </w:tcPr>
          <w:p w:rsidR="00EA1B70" w:rsidRDefault="00AC0EAD">
            <w:r>
              <w:t>Rule</w:t>
            </w:r>
          </w:p>
        </w:tc>
      </w:tr>
      <w:tr w:rsidR="00EA1B70" w:rsidTr="00EA1B70">
        <w:tc>
          <w:tcPr>
            <w:tcW w:w="3402" w:type="dxa"/>
          </w:tcPr>
          <w:p w:rsidR="00EA1B70" w:rsidRDefault="00AC0EAD">
            <w:r>
              <w:t>ackProblem</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trackingRecord</w:t>
            </w:r>
          </w:p>
        </w:tc>
        <w:tc>
          <w:tcPr>
            <w:tcW w:w="2268" w:type="dxa"/>
          </w:tcPr>
          <w:p w:rsidR="00EA1B70" w:rsidRDefault="00EA1B70"/>
        </w:tc>
        <w:tc>
          <w:tcPr>
            <w:tcW w:w="4535" w:type="dxa"/>
          </w:tcPr>
          <w:p w:rsidR="00EA1B70" w:rsidRDefault="00EA1B70"/>
        </w:tc>
      </w:tr>
    </w:tbl>
    <w:p w:rsidR="00EA1B70" w:rsidRDefault="00EA1B70"/>
    <w:p w:rsidR="00EA1B70" w:rsidRDefault="00AC0EAD">
      <w:r>
        <w:rPr>
          <w:b/>
        </w:rPr>
        <w:t>Usage Samples</w:t>
      </w:r>
    </w:p>
    <w:p w:rsidR="00EA1B70" w:rsidRDefault="00AC0EAD">
      <w:r>
        <w:t>Here's an example of a request for acknowledging service problem. In this example the request is handled synchronously so the task resource is not persisted.</w:t>
      </w:r>
    </w:p>
    <w:tbl>
      <w:tblPr>
        <w:tblStyle w:val="JsonRequest"/>
        <w:tblW w:w="0" w:type="auto"/>
        <w:tblLook w:val="04A0" w:firstRow="1" w:lastRow="0" w:firstColumn="1" w:lastColumn="0" w:noHBand="0" w:noVBand="1"/>
      </w:tblPr>
      <w:tblGrid>
        <w:gridCol w:w="10051"/>
      </w:tblGrid>
      <w:tr w:rsidR="00EA1B70" w:rsidTr="00EA1B70">
        <w:tc>
          <w:tcPr>
            <w:tcW w:w="10205" w:type="dxa"/>
          </w:tcPr>
          <w:p w:rsidR="00EA1B70" w:rsidRDefault="00AC0EAD">
            <w:r>
              <w:rPr>
                <w:b/>
              </w:rPr>
              <w:br/>
              <w:t>Request</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POST {apiRoot}/problemAcknowledgement</w:t>
            </w:r>
            <w:r>
              <w:rPr>
                <w:sz w:val="20"/>
              </w:rPr>
              <w:br/>
              <w:t>Content-Type: application/json</w:t>
            </w:r>
            <w:r>
              <w:rPr>
                <w:sz w:val="20"/>
              </w:rPr>
              <w:br/>
            </w:r>
            <w:r>
              <w:rPr>
                <w:sz w:val="20"/>
              </w:rPr>
              <w:br/>
              <w:t>{</w:t>
            </w:r>
            <w:r>
              <w:rPr>
                <w:sz w:val="20"/>
              </w:rPr>
              <w:br/>
              <w:t xml:space="preserve">    "problem": [</w:t>
            </w:r>
            <w:r>
              <w:rPr>
                <w:sz w:val="20"/>
              </w:rPr>
              <w:br/>
              <w:t xml:space="preserve">        {</w:t>
            </w:r>
            <w:r>
              <w:rPr>
                <w:sz w:val="20"/>
              </w:rPr>
              <w:br/>
              <w:t xml:space="preserve">            "id": "41", </w:t>
            </w:r>
            <w:r>
              <w:rPr>
                <w:sz w:val="20"/>
              </w:rPr>
              <w:br/>
              <w:t xml:space="preserve">            "href": "https://mycsp.com:8080/tmf-api/serviceProblemManagement/v4/serviceProblem/41"</w:t>
            </w:r>
            <w:r>
              <w:rPr>
                <w:sz w:val="20"/>
              </w:rPr>
              <w:br/>
              <w:t xml:space="preserve">        }, </w:t>
            </w:r>
            <w:r>
              <w:rPr>
                <w:sz w:val="20"/>
              </w:rPr>
              <w:br/>
              <w:t xml:space="preserve">        {</w:t>
            </w:r>
            <w:r>
              <w:rPr>
                <w:sz w:val="20"/>
              </w:rPr>
              <w:br/>
              <w:t xml:space="preserve">            "id": "42", </w:t>
            </w:r>
            <w:r>
              <w:rPr>
                <w:sz w:val="20"/>
              </w:rPr>
              <w:br/>
              <w:t xml:space="preserve">            "href": "https://mycsp.com:8080/tmf-api/serviceProblemManagement/v4/serviceProblem/42"</w:t>
            </w:r>
            <w:r>
              <w:rPr>
                <w:sz w:val="20"/>
              </w:rPr>
              <w:br/>
              <w:t xml:space="preserve">        }, </w:t>
            </w:r>
            <w:r>
              <w:rPr>
                <w:sz w:val="20"/>
              </w:rPr>
              <w:br/>
              <w:t xml:space="preserve">        {</w:t>
            </w:r>
            <w:r>
              <w:rPr>
                <w:sz w:val="20"/>
              </w:rPr>
              <w:br/>
              <w:t xml:space="preserve">            "id": "43", </w:t>
            </w:r>
            <w:r>
              <w:rPr>
                <w:sz w:val="20"/>
              </w:rPr>
              <w:br/>
              <w:t xml:space="preserve">            "href": "https://mycsp.com:8080/tmf-api/serviceProblemManagement/v4/serviceProblem/43"</w:t>
            </w:r>
            <w:r>
              <w:rPr>
                <w:sz w:val="20"/>
              </w:rPr>
              <w:br/>
              <w:t xml:space="preserve">        }</w:t>
            </w:r>
            <w:r>
              <w:rPr>
                <w:sz w:val="20"/>
              </w:rPr>
              <w:br/>
              <w:t xml:space="preserve">    ], </w:t>
            </w:r>
            <w:r>
              <w:rPr>
                <w:sz w:val="20"/>
              </w:rPr>
              <w:br/>
              <w:t xml:space="preserve">    "trackingRecord": {</w:t>
            </w:r>
            <w:r>
              <w:rPr>
                <w:sz w:val="20"/>
              </w:rPr>
              <w:br/>
              <w:t xml:space="preserve">        "description": "yyy ack the problem", </w:t>
            </w:r>
            <w:r>
              <w:rPr>
                <w:sz w:val="20"/>
              </w:rPr>
              <w:br/>
              <w:t xml:space="preserve">        "systemId": "xxxx", </w:t>
            </w:r>
            <w:r>
              <w:rPr>
                <w:sz w:val="20"/>
              </w:rPr>
              <w:br/>
              <w:t xml:space="preserve">        "time": "2014-12-20T17:00:00Z", </w:t>
            </w:r>
            <w:r>
              <w:rPr>
                <w:sz w:val="20"/>
              </w:rPr>
              <w:br/>
              <w:t xml:space="preserve">        "user": "NP1"</w:t>
            </w:r>
            <w:r>
              <w:rPr>
                <w:sz w:val="20"/>
              </w:rPr>
              <w:br/>
              <w:t xml:space="preserve">    }</w:t>
            </w:r>
            <w:r>
              <w:rPr>
                <w:sz w:val="20"/>
              </w:rPr>
              <w:br/>
              <w:t>}</w:t>
            </w:r>
            <w:r>
              <w:rPr>
                <w:sz w:val="20"/>
              </w:rPr>
              <w:br/>
            </w:r>
            <w:r>
              <w:rPr>
                <w:sz w:val="20"/>
              </w:rPr>
              <w:br/>
            </w:r>
          </w:p>
        </w:tc>
      </w:tr>
      <w:tr w:rsidR="00EA1B70" w:rsidTr="00EA1B70">
        <w:tc>
          <w:tcPr>
            <w:tcW w:w="10205" w:type="dxa"/>
          </w:tcPr>
          <w:p w:rsidR="00EA1B70" w:rsidRDefault="00AC0EAD">
            <w:r>
              <w:rPr>
                <w:b/>
              </w:rPr>
              <w:br/>
              <w:t>Response</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201</w:t>
            </w:r>
            <w:r>
              <w:rPr>
                <w:sz w:val="20"/>
              </w:rPr>
              <w:br/>
            </w:r>
            <w:r>
              <w:rPr>
                <w:sz w:val="20"/>
              </w:rPr>
              <w:br/>
              <w:t>{</w:t>
            </w:r>
            <w:r>
              <w:rPr>
                <w:sz w:val="20"/>
              </w:rPr>
              <w:br/>
              <w:t xml:space="preserve">    "problem": [</w:t>
            </w:r>
            <w:r>
              <w:rPr>
                <w:sz w:val="20"/>
              </w:rPr>
              <w:br/>
              <w:t xml:space="preserve">        {</w:t>
            </w:r>
            <w:r>
              <w:rPr>
                <w:sz w:val="20"/>
              </w:rPr>
              <w:br/>
              <w:t xml:space="preserve">            "id": "41", </w:t>
            </w:r>
            <w:r>
              <w:rPr>
                <w:sz w:val="20"/>
              </w:rPr>
              <w:br/>
              <w:t xml:space="preserve">            "href": "https://mycsp.com:8080/tmf-api/serviceProblemManagement/v4/serviceProblem/41"</w:t>
            </w:r>
            <w:r>
              <w:rPr>
                <w:sz w:val="20"/>
              </w:rPr>
              <w:br/>
              <w:t xml:space="preserve">        }, </w:t>
            </w:r>
            <w:r>
              <w:rPr>
                <w:sz w:val="20"/>
              </w:rPr>
              <w:br/>
              <w:t xml:space="preserve">        {</w:t>
            </w:r>
            <w:r>
              <w:rPr>
                <w:sz w:val="20"/>
              </w:rPr>
              <w:br/>
              <w:t xml:space="preserve">            "id": "42", </w:t>
            </w:r>
            <w:r>
              <w:rPr>
                <w:sz w:val="20"/>
              </w:rPr>
              <w:br/>
              <w:t xml:space="preserve">            "href": "https://mycsp.com:8080/tmf-api/serviceProblemManagement/v4/serviceProblem/42"</w:t>
            </w:r>
            <w:r>
              <w:rPr>
                <w:sz w:val="20"/>
              </w:rPr>
              <w:br/>
              <w:t xml:space="preserve">        }, </w:t>
            </w:r>
            <w:r>
              <w:rPr>
                <w:sz w:val="20"/>
              </w:rPr>
              <w:br/>
              <w:t xml:space="preserve">        {</w:t>
            </w:r>
            <w:r>
              <w:rPr>
                <w:sz w:val="20"/>
              </w:rPr>
              <w:br/>
              <w:t xml:space="preserve">            "id": "43", </w:t>
            </w:r>
            <w:r>
              <w:rPr>
                <w:sz w:val="20"/>
              </w:rPr>
              <w:br/>
              <w:t xml:space="preserve">            "href": "https://mycsp.com:8080/tmf-api/serviceProblemManagement/v4/serviceProblem/43"</w:t>
            </w:r>
            <w:r>
              <w:rPr>
                <w:sz w:val="20"/>
              </w:rPr>
              <w:br/>
              <w:t xml:space="preserve">        }</w:t>
            </w:r>
            <w:r>
              <w:rPr>
                <w:sz w:val="20"/>
              </w:rPr>
              <w:br/>
              <w:t xml:space="preserve">    ], </w:t>
            </w:r>
            <w:r>
              <w:rPr>
                <w:sz w:val="20"/>
              </w:rPr>
              <w:br/>
              <w:t xml:space="preserve">    "trackingRecord": {</w:t>
            </w:r>
            <w:r>
              <w:rPr>
                <w:sz w:val="20"/>
              </w:rPr>
              <w:br/>
              <w:t xml:space="preserve">        "description": "yyy ack the problem", </w:t>
            </w:r>
            <w:r>
              <w:rPr>
                <w:sz w:val="20"/>
              </w:rPr>
              <w:br/>
              <w:t xml:space="preserve">        "systemId": "xxxx", </w:t>
            </w:r>
            <w:r>
              <w:rPr>
                <w:sz w:val="20"/>
              </w:rPr>
              <w:br/>
              <w:t xml:space="preserve">        "time": "2014-12-20T17:00:00Z", </w:t>
            </w:r>
            <w:r>
              <w:rPr>
                <w:sz w:val="20"/>
              </w:rPr>
              <w:br/>
              <w:t xml:space="preserve">        "user": "NP1"</w:t>
            </w:r>
            <w:r>
              <w:rPr>
                <w:sz w:val="20"/>
              </w:rPr>
              <w:br/>
              <w:t xml:space="preserve">    }</w:t>
            </w:r>
            <w:r>
              <w:rPr>
                <w:sz w:val="20"/>
              </w:rPr>
              <w:br/>
              <w:t>}</w:t>
            </w:r>
            <w:r>
              <w:rPr>
                <w:sz w:val="20"/>
              </w:rPr>
              <w:br/>
            </w:r>
          </w:p>
        </w:tc>
      </w:tr>
    </w:tbl>
    <w:p w:rsidR="00EA1B70" w:rsidRDefault="00AC0EAD">
      <w:pPr>
        <w:pStyle w:val="Heading2"/>
      </w:pPr>
      <w:bookmarkStart w:id="57" w:name="_Toc2189883"/>
      <w:r>
        <w:t>Operations on Problem Unacknowledgement</w:t>
      </w:r>
      <w:bookmarkEnd w:id="57"/>
    </w:p>
    <w:p w:rsidR="00EA1B70" w:rsidRDefault="00AC0EAD">
      <w:pPr>
        <w:pStyle w:val="Heading3"/>
      </w:pPr>
      <w:bookmarkStart w:id="58" w:name="_Toc2189884"/>
      <w:r>
        <w:t>Create problem unacknowledgement</w:t>
      </w:r>
      <w:bookmarkEnd w:id="58"/>
    </w:p>
    <w:p w:rsidR="00EA1B70" w:rsidRDefault="00AC0EAD">
      <w:r>
        <w:rPr>
          <w:rFonts w:ascii="Courier" w:hAnsi="Courier"/>
          <w:b/>
          <w:sz w:val="28"/>
        </w:rPr>
        <w:t xml:space="preserve">  POST /problemUnacknowledgement</w:t>
      </w:r>
    </w:p>
    <w:p w:rsidR="00EA1B70" w:rsidRDefault="00AC0EAD">
      <w:r>
        <w:rPr>
          <w:b/>
        </w:rPr>
        <w:t>Description</w:t>
      </w:r>
    </w:p>
    <w:p w:rsidR="00EA1B70" w:rsidRDefault="00AC0EAD">
      <w:r>
        <w:t>This operation creates a problem unacknowledgement entity.</w:t>
      </w:r>
    </w:p>
    <w:p w:rsidR="00EA1B70" w:rsidRDefault="00AC0EAD">
      <w:r>
        <w:rPr>
          <w:b/>
        </w:rPr>
        <w:t>Mandatory and Non Mandatory Attributes</w:t>
      </w:r>
    </w:p>
    <w:p w:rsidR="00EA1B70" w:rsidRDefault="00AC0EAD">
      <w:r>
        <w:t>The following tables provides the list of mandatory and non mandatory attributes when creating a ProblemUnacknowledgement, including any possible rule conditions and applicable default values. Notice that it is up to an implementer to add additional mandatory attributes.</w:t>
      </w:r>
    </w:p>
    <w:tbl>
      <w:tblPr>
        <w:tblStyle w:val="RuleTable"/>
        <w:tblW w:w="0" w:type="auto"/>
        <w:tblLook w:val="04A0" w:firstRow="1" w:lastRow="0" w:firstColumn="1" w:lastColumn="0" w:noHBand="0" w:noVBand="1"/>
      </w:tblPr>
      <w:tblGrid>
        <w:gridCol w:w="3362"/>
        <w:gridCol w:w="6689"/>
      </w:tblGrid>
      <w:tr w:rsidR="00EA1B70" w:rsidTr="00EA1B70">
        <w:trPr>
          <w:cnfStyle w:val="100000000000" w:firstRow="1" w:lastRow="0" w:firstColumn="0" w:lastColumn="0" w:oddVBand="0" w:evenVBand="0" w:oddHBand="0" w:evenHBand="0" w:firstRowFirstColumn="0" w:firstRowLastColumn="0" w:lastRowFirstColumn="0" w:lastRowLastColumn="0"/>
        </w:trPr>
        <w:tc>
          <w:tcPr>
            <w:tcW w:w="3402" w:type="dxa"/>
          </w:tcPr>
          <w:p w:rsidR="00EA1B70" w:rsidRDefault="00AC0EAD">
            <w:r>
              <w:t>Mandatory Attributes</w:t>
            </w:r>
          </w:p>
        </w:tc>
        <w:tc>
          <w:tcPr>
            <w:tcW w:w="6803" w:type="dxa"/>
          </w:tcPr>
          <w:p w:rsidR="00EA1B70" w:rsidRDefault="00AC0EAD">
            <w:r>
              <w:t>Rule</w:t>
            </w:r>
          </w:p>
        </w:tc>
      </w:tr>
      <w:tr w:rsidR="00EA1B70" w:rsidTr="00EA1B70">
        <w:tc>
          <w:tcPr>
            <w:tcW w:w="3402" w:type="dxa"/>
          </w:tcPr>
          <w:p w:rsidR="00EA1B70" w:rsidRDefault="00AC0EAD">
            <w:r>
              <w:t>problem</w:t>
            </w:r>
          </w:p>
        </w:tc>
        <w:tc>
          <w:tcPr>
            <w:tcW w:w="6803" w:type="dxa"/>
          </w:tcPr>
          <w:p w:rsidR="00EA1B70" w:rsidRDefault="00EA1B70"/>
        </w:tc>
      </w:tr>
    </w:tbl>
    <w:p w:rsidR="00EA1B70" w:rsidRDefault="00EA1B70"/>
    <w:tbl>
      <w:tblPr>
        <w:tblStyle w:val="RuleTable"/>
        <w:tblW w:w="0" w:type="auto"/>
        <w:tblLook w:val="04A0" w:firstRow="1" w:lastRow="0" w:firstColumn="1" w:lastColumn="0" w:noHBand="0" w:noVBand="1"/>
      </w:tblPr>
      <w:tblGrid>
        <w:gridCol w:w="3362"/>
        <w:gridCol w:w="2238"/>
        <w:gridCol w:w="4451"/>
      </w:tblGrid>
      <w:tr w:rsidR="00EA1B70" w:rsidTr="00EA1B70">
        <w:trPr>
          <w:cnfStyle w:val="100000000000" w:firstRow="1" w:lastRow="0" w:firstColumn="0" w:lastColumn="0" w:oddVBand="0" w:evenVBand="0" w:oddHBand="0" w:evenHBand="0" w:firstRowFirstColumn="0" w:firstRowLastColumn="0" w:lastRowFirstColumn="0" w:lastRowLastColumn="0"/>
        </w:trPr>
        <w:tc>
          <w:tcPr>
            <w:tcW w:w="3402" w:type="dxa"/>
          </w:tcPr>
          <w:p w:rsidR="00EA1B70" w:rsidRDefault="00AC0EAD">
            <w:r>
              <w:t>Non Mandatory Attributes</w:t>
            </w:r>
          </w:p>
        </w:tc>
        <w:tc>
          <w:tcPr>
            <w:tcW w:w="2268" w:type="dxa"/>
          </w:tcPr>
          <w:p w:rsidR="00EA1B70" w:rsidRDefault="00AC0EAD">
            <w:r>
              <w:t>Default Value</w:t>
            </w:r>
          </w:p>
        </w:tc>
        <w:tc>
          <w:tcPr>
            <w:tcW w:w="4535" w:type="dxa"/>
          </w:tcPr>
          <w:p w:rsidR="00EA1B70" w:rsidRDefault="00AC0EAD">
            <w:r>
              <w:t>Rule</w:t>
            </w:r>
          </w:p>
        </w:tc>
      </w:tr>
      <w:tr w:rsidR="00EA1B70" w:rsidTr="00EA1B70">
        <w:tc>
          <w:tcPr>
            <w:tcW w:w="3402" w:type="dxa"/>
          </w:tcPr>
          <w:p w:rsidR="00EA1B70" w:rsidRDefault="00AC0EAD">
            <w:r>
              <w:t>trackingRecord</w:t>
            </w:r>
          </w:p>
        </w:tc>
        <w:tc>
          <w:tcPr>
            <w:tcW w:w="2268" w:type="dxa"/>
          </w:tcPr>
          <w:p w:rsidR="00EA1B70" w:rsidRDefault="00EA1B70"/>
        </w:tc>
        <w:tc>
          <w:tcPr>
            <w:tcW w:w="4535" w:type="dxa"/>
          </w:tcPr>
          <w:p w:rsidR="00EA1B70" w:rsidRDefault="00EA1B70"/>
        </w:tc>
      </w:tr>
      <w:tr w:rsidR="00EA1B70" w:rsidTr="00EA1B70">
        <w:tc>
          <w:tcPr>
            <w:tcW w:w="3402" w:type="dxa"/>
          </w:tcPr>
          <w:p w:rsidR="00EA1B70" w:rsidRDefault="00AC0EAD">
            <w:r>
              <w:t>unackProblem</w:t>
            </w:r>
          </w:p>
        </w:tc>
        <w:tc>
          <w:tcPr>
            <w:tcW w:w="2268" w:type="dxa"/>
          </w:tcPr>
          <w:p w:rsidR="00EA1B70" w:rsidRDefault="00EA1B70"/>
        </w:tc>
        <w:tc>
          <w:tcPr>
            <w:tcW w:w="4535" w:type="dxa"/>
          </w:tcPr>
          <w:p w:rsidR="00EA1B70" w:rsidRDefault="00EA1B70"/>
        </w:tc>
      </w:tr>
    </w:tbl>
    <w:p w:rsidR="00EA1B70" w:rsidRDefault="00EA1B70"/>
    <w:p w:rsidR="00EA1B70" w:rsidRDefault="00AC0EAD">
      <w:r>
        <w:rPr>
          <w:b/>
        </w:rPr>
        <w:t>Usage Samples</w:t>
      </w:r>
    </w:p>
    <w:p w:rsidR="00EA1B70" w:rsidRDefault="00AC0EAD">
      <w:r>
        <w:t>Here's an example of a request for reversing the acknowledgment of a service problem. In this example the request is handled synchronously so the task resource is not persisted.</w:t>
      </w:r>
    </w:p>
    <w:tbl>
      <w:tblPr>
        <w:tblStyle w:val="JsonRequest"/>
        <w:tblW w:w="0" w:type="auto"/>
        <w:tblLook w:val="04A0" w:firstRow="1" w:lastRow="0" w:firstColumn="1" w:lastColumn="0" w:noHBand="0" w:noVBand="1"/>
      </w:tblPr>
      <w:tblGrid>
        <w:gridCol w:w="10051"/>
      </w:tblGrid>
      <w:tr w:rsidR="00EA1B70" w:rsidTr="00EA1B70">
        <w:tc>
          <w:tcPr>
            <w:tcW w:w="10205" w:type="dxa"/>
          </w:tcPr>
          <w:p w:rsidR="00EA1B70" w:rsidRDefault="00AC0EAD">
            <w:r>
              <w:rPr>
                <w:b/>
              </w:rPr>
              <w:br/>
              <w:t>Request</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POST {apiRoot}/problemUnacknowledgement</w:t>
            </w:r>
            <w:r>
              <w:rPr>
                <w:sz w:val="20"/>
              </w:rPr>
              <w:br/>
              <w:t>Content-Type: application/json</w:t>
            </w:r>
            <w:r>
              <w:rPr>
                <w:sz w:val="20"/>
              </w:rPr>
              <w:br/>
            </w:r>
            <w:r>
              <w:rPr>
                <w:sz w:val="20"/>
              </w:rPr>
              <w:br/>
              <w:t>{</w:t>
            </w:r>
            <w:r>
              <w:rPr>
                <w:sz w:val="20"/>
              </w:rPr>
              <w:br/>
              <w:t xml:space="preserve">    "problem": [</w:t>
            </w:r>
            <w:r>
              <w:rPr>
                <w:sz w:val="20"/>
              </w:rPr>
              <w:br/>
              <w:t xml:space="preserve">        {</w:t>
            </w:r>
            <w:r>
              <w:rPr>
                <w:sz w:val="20"/>
              </w:rPr>
              <w:br/>
              <w:t xml:space="preserve">            "id": "41", </w:t>
            </w:r>
            <w:r>
              <w:rPr>
                <w:sz w:val="20"/>
              </w:rPr>
              <w:br/>
              <w:t xml:space="preserve">            "href": "https://mycsp.com:8080/tmf-api/serviceProblemManagement/v4/serviceProblem/41"</w:t>
            </w:r>
            <w:r>
              <w:rPr>
                <w:sz w:val="20"/>
              </w:rPr>
              <w:br/>
              <w:t xml:space="preserve">        }, </w:t>
            </w:r>
            <w:r>
              <w:rPr>
                <w:sz w:val="20"/>
              </w:rPr>
              <w:br/>
              <w:t xml:space="preserve">        {</w:t>
            </w:r>
            <w:r>
              <w:rPr>
                <w:sz w:val="20"/>
              </w:rPr>
              <w:br/>
              <w:t xml:space="preserve">            "id": "42", </w:t>
            </w:r>
            <w:r>
              <w:rPr>
                <w:sz w:val="20"/>
              </w:rPr>
              <w:br/>
              <w:t xml:space="preserve">            "href": "https://mycsp.com:8080/tmf-api/serviceProblemManagement/v4/serviceProblem/42"</w:t>
            </w:r>
            <w:r>
              <w:rPr>
                <w:sz w:val="20"/>
              </w:rPr>
              <w:br/>
              <w:t xml:space="preserve">        }, </w:t>
            </w:r>
            <w:r>
              <w:rPr>
                <w:sz w:val="20"/>
              </w:rPr>
              <w:br/>
              <w:t xml:space="preserve">        {</w:t>
            </w:r>
            <w:r>
              <w:rPr>
                <w:sz w:val="20"/>
              </w:rPr>
              <w:br/>
              <w:t xml:space="preserve">            "id": "43", </w:t>
            </w:r>
            <w:r>
              <w:rPr>
                <w:sz w:val="20"/>
              </w:rPr>
              <w:br/>
              <w:t xml:space="preserve">            "href": "https://mycsp.com:8080/tmf-api/serviceProblemManagement/v4/serviceProblem/43"</w:t>
            </w:r>
            <w:r>
              <w:rPr>
                <w:sz w:val="20"/>
              </w:rPr>
              <w:br/>
              <w:t xml:space="preserve">        }</w:t>
            </w:r>
            <w:r>
              <w:rPr>
                <w:sz w:val="20"/>
              </w:rPr>
              <w:br/>
              <w:t xml:space="preserve">    ], </w:t>
            </w:r>
            <w:r>
              <w:rPr>
                <w:sz w:val="20"/>
              </w:rPr>
              <w:br/>
              <w:t xml:space="preserve">    "trackingRecord": {</w:t>
            </w:r>
            <w:r>
              <w:rPr>
                <w:sz w:val="20"/>
              </w:rPr>
              <w:br/>
              <w:t xml:space="preserve">        "description": "yyy unack the problem", </w:t>
            </w:r>
            <w:r>
              <w:rPr>
                <w:sz w:val="20"/>
              </w:rPr>
              <w:br/>
              <w:t xml:space="preserve">        "systemId": "xxxx", </w:t>
            </w:r>
            <w:r>
              <w:rPr>
                <w:sz w:val="20"/>
              </w:rPr>
              <w:br/>
              <w:t xml:space="preserve">        "time": "2014-12-20T17:00:00Z", </w:t>
            </w:r>
            <w:r>
              <w:rPr>
                <w:sz w:val="20"/>
              </w:rPr>
              <w:br/>
              <w:t xml:space="preserve">        "user": "NP1"</w:t>
            </w:r>
            <w:r>
              <w:rPr>
                <w:sz w:val="20"/>
              </w:rPr>
              <w:br/>
              <w:t xml:space="preserve">    }</w:t>
            </w:r>
            <w:r>
              <w:rPr>
                <w:sz w:val="20"/>
              </w:rPr>
              <w:br/>
              <w:t>}</w:t>
            </w:r>
            <w:r>
              <w:rPr>
                <w:sz w:val="20"/>
              </w:rPr>
              <w:br/>
            </w:r>
            <w:r>
              <w:rPr>
                <w:sz w:val="20"/>
              </w:rPr>
              <w:br/>
            </w:r>
          </w:p>
        </w:tc>
      </w:tr>
      <w:tr w:rsidR="00EA1B70" w:rsidTr="00EA1B70">
        <w:tc>
          <w:tcPr>
            <w:tcW w:w="10205" w:type="dxa"/>
          </w:tcPr>
          <w:p w:rsidR="00EA1B70" w:rsidRDefault="00AC0EAD">
            <w:r>
              <w:rPr>
                <w:b/>
              </w:rPr>
              <w:br/>
              <w:t>Response</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201</w:t>
            </w:r>
            <w:r>
              <w:rPr>
                <w:sz w:val="20"/>
              </w:rPr>
              <w:br/>
            </w:r>
            <w:r>
              <w:rPr>
                <w:sz w:val="20"/>
              </w:rPr>
              <w:br/>
              <w:t>{</w:t>
            </w:r>
            <w:r>
              <w:rPr>
                <w:sz w:val="20"/>
              </w:rPr>
              <w:br/>
              <w:t xml:space="preserve">    "problem": [</w:t>
            </w:r>
            <w:r>
              <w:rPr>
                <w:sz w:val="20"/>
              </w:rPr>
              <w:br/>
              <w:t xml:space="preserve">        {</w:t>
            </w:r>
            <w:r>
              <w:rPr>
                <w:sz w:val="20"/>
              </w:rPr>
              <w:br/>
              <w:t xml:space="preserve">            "id": "41", </w:t>
            </w:r>
            <w:r>
              <w:rPr>
                <w:sz w:val="20"/>
              </w:rPr>
              <w:br/>
              <w:t xml:space="preserve">            "href": "https://mycsp.com:8080/tmf-api/serviceProblemManagement/v4/serviceProblem/41"</w:t>
            </w:r>
            <w:r>
              <w:rPr>
                <w:sz w:val="20"/>
              </w:rPr>
              <w:br/>
              <w:t xml:space="preserve">        }, </w:t>
            </w:r>
            <w:r>
              <w:rPr>
                <w:sz w:val="20"/>
              </w:rPr>
              <w:br/>
              <w:t xml:space="preserve">        {</w:t>
            </w:r>
            <w:r>
              <w:rPr>
                <w:sz w:val="20"/>
              </w:rPr>
              <w:br/>
              <w:t xml:space="preserve">            "id": "42", </w:t>
            </w:r>
            <w:r>
              <w:rPr>
                <w:sz w:val="20"/>
              </w:rPr>
              <w:br/>
              <w:t xml:space="preserve">            "href": "https://mycsp.com:8080/tmf-api/serviceProblemManagement/v4/serviceProblem/42"</w:t>
            </w:r>
            <w:r>
              <w:rPr>
                <w:sz w:val="20"/>
              </w:rPr>
              <w:br/>
              <w:t xml:space="preserve">        }, </w:t>
            </w:r>
            <w:r>
              <w:rPr>
                <w:sz w:val="20"/>
              </w:rPr>
              <w:br/>
              <w:t xml:space="preserve">        {</w:t>
            </w:r>
            <w:r>
              <w:rPr>
                <w:sz w:val="20"/>
              </w:rPr>
              <w:br/>
              <w:t xml:space="preserve">            "id": "43", </w:t>
            </w:r>
            <w:r>
              <w:rPr>
                <w:sz w:val="20"/>
              </w:rPr>
              <w:br/>
              <w:t xml:space="preserve">            "href": "https://mycsp.com:8080/tmf-api/serviceProblemManagement/v4/serviceProblem/43"</w:t>
            </w:r>
            <w:r>
              <w:rPr>
                <w:sz w:val="20"/>
              </w:rPr>
              <w:br/>
              <w:t xml:space="preserve">        }</w:t>
            </w:r>
            <w:r>
              <w:rPr>
                <w:sz w:val="20"/>
              </w:rPr>
              <w:br/>
              <w:t xml:space="preserve">    ], </w:t>
            </w:r>
            <w:r>
              <w:rPr>
                <w:sz w:val="20"/>
              </w:rPr>
              <w:br/>
              <w:t xml:space="preserve">    "trackingRecord": {</w:t>
            </w:r>
            <w:r>
              <w:rPr>
                <w:sz w:val="20"/>
              </w:rPr>
              <w:br/>
              <w:t xml:space="preserve">        "description": "yyy unack the problem", </w:t>
            </w:r>
            <w:r>
              <w:rPr>
                <w:sz w:val="20"/>
              </w:rPr>
              <w:br/>
              <w:t xml:space="preserve">        "systemId": "xxxx", </w:t>
            </w:r>
            <w:r>
              <w:rPr>
                <w:sz w:val="20"/>
              </w:rPr>
              <w:br/>
              <w:t xml:space="preserve">        "time": "2014-12-20T17:00:00Z", </w:t>
            </w:r>
            <w:r>
              <w:rPr>
                <w:sz w:val="20"/>
              </w:rPr>
              <w:br/>
              <w:t xml:space="preserve">        "user": "NP1"</w:t>
            </w:r>
            <w:r>
              <w:rPr>
                <w:sz w:val="20"/>
              </w:rPr>
              <w:br/>
              <w:t xml:space="preserve">    }</w:t>
            </w:r>
            <w:r>
              <w:rPr>
                <w:sz w:val="20"/>
              </w:rPr>
              <w:br/>
              <w:t>}</w:t>
            </w:r>
            <w:r>
              <w:rPr>
                <w:sz w:val="20"/>
              </w:rPr>
              <w:br/>
            </w:r>
          </w:p>
        </w:tc>
      </w:tr>
    </w:tbl>
    <w:p w:rsidR="00EA1B70" w:rsidRDefault="00AC0EAD">
      <w:pPr>
        <w:pStyle w:val="Heading2"/>
      </w:pPr>
      <w:bookmarkStart w:id="59" w:name="_Toc2189885"/>
      <w:r>
        <w:t>Operations on Problem Group</w:t>
      </w:r>
      <w:bookmarkEnd w:id="59"/>
    </w:p>
    <w:p w:rsidR="00EA1B70" w:rsidRDefault="00AC0EAD">
      <w:pPr>
        <w:pStyle w:val="Heading3"/>
      </w:pPr>
      <w:bookmarkStart w:id="60" w:name="_Toc2189886"/>
      <w:r>
        <w:t>Create problem group</w:t>
      </w:r>
      <w:bookmarkEnd w:id="60"/>
    </w:p>
    <w:p w:rsidR="00EA1B70" w:rsidRDefault="00AC0EAD">
      <w:r>
        <w:rPr>
          <w:rFonts w:ascii="Courier" w:hAnsi="Courier"/>
          <w:b/>
          <w:sz w:val="28"/>
        </w:rPr>
        <w:t xml:space="preserve">  POST /problemGroup</w:t>
      </w:r>
    </w:p>
    <w:p w:rsidR="00EA1B70" w:rsidRDefault="00AC0EAD">
      <w:r>
        <w:rPr>
          <w:b/>
        </w:rPr>
        <w:t>Description</w:t>
      </w:r>
    </w:p>
    <w:p w:rsidR="00EA1B70" w:rsidRDefault="00AC0EAD">
      <w:r>
        <w:t>This operation creates a problem group entity.</w:t>
      </w:r>
    </w:p>
    <w:p w:rsidR="00EA1B70" w:rsidRDefault="00AC0EAD">
      <w:r>
        <w:rPr>
          <w:b/>
        </w:rPr>
        <w:t>Mandatory and Non Mandatory Attributes</w:t>
      </w:r>
    </w:p>
    <w:p w:rsidR="00EA1B70" w:rsidRDefault="00AC0EAD">
      <w:r>
        <w:t>The following tables provides the list of mandatory and non mandatory attributes when creating a ProblemGroup, including any possible rule conditions and applicable default values. Notice that it is up to an implementer to add additional mandatory attributes.</w:t>
      </w:r>
    </w:p>
    <w:tbl>
      <w:tblPr>
        <w:tblStyle w:val="RuleTable"/>
        <w:tblW w:w="0" w:type="auto"/>
        <w:tblLook w:val="04A0" w:firstRow="1" w:lastRow="0" w:firstColumn="1" w:lastColumn="0" w:noHBand="0" w:noVBand="1"/>
      </w:tblPr>
      <w:tblGrid>
        <w:gridCol w:w="3367"/>
        <w:gridCol w:w="6684"/>
      </w:tblGrid>
      <w:tr w:rsidR="00EA1B70" w:rsidTr="00EA1B70">
        <w:trPr>
          <w:cnfStyle w:val="100000000000" w:firstRow="1" w:lastRow="0" w:firstColumn="0" w:lastColumn="0" w:oddVBand="0" w:evenVBand="0" w:oddHBand="0" w:evenHBand="0" w:firstRowFirstColumn="0" w:firstRowLastColumn="0" w:lastRowFirstColumn="0" w:lastRowLastColumn="0"/>
        </w:trPr>
        <w:tc>
          <w:tcPr>
            <w:tcW w:w="3402" w:type="dxa"/>
          </w:tcPr>
          <w:p w:rsidR="00EA1B70" w:rsidRDefault="00AC0EAD">
            <w:r>
              <w:t>Mandatory Attributes</w:t>
            </w:r>
          </w:p>
        </w:tc>
        <w:tc>
          <w:tcPr>
            <w:tcW w:w="6803" w:type="dxa"/>
          </w:tcPr>
          <w:p w:rsidR="00EA1B70" w:rsidRDefault="00AC0EAD">
            <w:r>
              <w:t>Rule</w:t>
            </w:r>
          </w:p>
        </w:tc>
      </w:tr>
      <w:tr w:rsidR="00EA1B70" w:rsidTr="00EA1B70">
        <w:tc>
          <w:tcPr>
            <w:tcW w:w="3402" w:type="dxa"/>
          </w:tcPr>
          <w:p w:rsidR="00EA1B70" w:rsidRDefault="00AC0EAD">
            <w:r>
              <w:t>parentProblem</w:t>
            </w:r>
          </w:p>
        </w:tc>
        <w:tc>
          <w:tcPr>
            <w:tcW w:w="6803" w:type="dxa"/>
          </w:tcPr>
          <w:p w:rsidR="00EA1B70" w:rsidRDefault="00EA1B70"/>
        </w:tc>
      </w:tr>
      <w:tr w:rsidR="00EA1B70" w:rsidTr="00EA1B70">
        <w:tc>
          <w:tcPr>
            <w:tcW w:w="3402" w:type="dxa"/>
          </w:tcPr>
          <w:p w:rsidR="00EA1B70" w:rsidRDefault="00AC0EAD">
            <w:r>
              <w:t>childProblem</w:t>
            </w:r>
          </w:p>
        </w:tc>
        <w:tc>
          <w:tcPr>
            <w:tcW w:w="6803" w:type="dxa"/>
          </w:tcPr>
          <w:p w:rsidR="00EA1B70" w:rsidRDefault="00EA1B70"/>
        </w:tc>
      </w:tr>
    </w:tbl>
    <w:p w:rsidR="00EA1B70" w:rsidRDefault="00EA1B70"/>
    <w:tbl>
      <w:tblPr>
        <w:tblStyle w:val="RuleTable"/>
        <w:tblW w:w="0" w:type="auto"/>
        <w:tblLook w:val="04A0" w:firstRow="1" w:lastRow="0" w:firstColumn="1" w:lastColumn="0" w:noHBand="0" w:noVBand="1"/>
      </w:tblPr>
      <w:tblGrid>
        <w:gridCol w:w="3357"/>
        <w:gridCol w:w="2239"/>
        <w:gridCol w:w="4455"/>
      </w:tblGrid>
      <w:tr w:rsidR="00EA1B70" w:rsidTr="00EA1B70">
        <w:trPr>
          <w:cnfStyle w:val="100000000000" w:firstRow="1" w:lastRow="0" w:firstColumn="0" w:lastColumn="0" w:oddVBand="0" w:evenVBand="0" w:oddHBand="0" w:evenHBand="0" w:firstRowFirstColumn="0" w:firstRowLastColumn="0" w:lastRowFirstColumn="0" w:lastRowLastColumn="0"/>
        </w:trPr>
        <w:tc>
          <w:tcPr>
            <w:tcW w:w="3402" w:type="dxa"/>
          </w:tcPr>
          <w:p w:rsidR="00EA1B70" w:rsidRDefault="00AC0EAD">
            <w:r>
              <w:t>Non Mandatory Attributes</w:t>
            </w:r>
          </w:p>
        </w:tc>
        <w:tc>
          <w:tcPr>
            <w:tcW w:w="2268" w:type="dxa"/>
          </w:tcPr>
          <w:p w:rsidR="00EA1B70" w:rsidRDefault="00AC0EAD">
            <w:r>
              <w:t>Default Value</w:t>
            </w:r>
          </w:p>
        </w:tc>
        <w:tc>
          <w:tcPr>
            <w:tcW w:w="4535" w:type="dxa"/>
          </w:tcPr>
          <w:p w:rsidR="00EA1B70" w:rsidRDefault="00AC0EAD">
            <w:r>
              <w:t>Rule</w:t>
            </w:r>
          </w:p>
        </w:tc>
      </w:tr>
    </w:tbl>
    <w:p w:rsidR="00EA1B70" w:rsidRDefault="00EA1B70"/>
    <w:p w:rsidR="00EA1B70" w:rsidRDefault="00AC0EAD">
      <w:r>
        <w:rPr>
          <w:b/>
        </w:rPr>
        <w:t>Usage Samples</w:t>
      </w:r>
    </w:p>
    <w:p w:rsidR="00EA1B70" w:rsidRDefault="00AC0EAD">
      <w:r>
        <w:t>Here's an example of a request for requesting service problems to be grouped together with a parent. In this example the request is handled synchronously so the task resource is not persisted.</w:t>
      </w:r>
    </w:p>
    <w:tbl>
      <w:tblPr>
        <w:tblStyle w:val="JsonRequest"/>
        <w:tblW w:w="0" w:type="auto"/>
        <w:tblLook w:val="04A0" w:firstRow="1" w:lastRow="0" w:firstColumn="1" w:lastColumn="0" w:noHBand="0" w:noVBand="1"/>
      </w:tblPr>
      <w:tblGrid>
        <w:gridCol w:w="10051"/>
      </w:tblGrid>
      <w:tr w:rsidR="00EA1B70" w:rsidTr="00EA1B70">
        <w:tc>
          <w:tcPr>
            <w:tcW w:w="10205" w:type="dxa"/>
          </w:tcPr>
          <w:p w:rsidR="00EA1B70" w:rsidRDefault="00AC0EAD">
            <w:r>
              <w:rPr>
                <w:b/>
              </w:rPr>
              <w:br/>
              <w:t>Request</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POST {apiRoot}/problemGroup</w:t>
            </w:r>
            <w:r>
              <w:rPr>
                <w:sz w:val="20"/>
              </w:rPr>
              <w:br/>
              <w:t>Content-Type: application/json</w:t>
            </w:r>
            <w:r>
              <w:rPr>
                <w:sz w:val="20"/>
              </w:rPr>
              <w:br/>
            </w:r>
            <w:r>
              <w:rPr>
                <w:sz w:val="20"/>
              </w:rPr>
              <w:br/>
              <w:t>{</w:t>
            </w:r>
            <w:r>
              <w:rPr>
                <w:sz w:val="20"/>
              </w:rPr>
              <w:br/>
              <w:t xml:space="preserve">    "childProblem": [</w:t>
            </w:r>
            <w:r>
              <w:rPr>
                <w:sz w:val="20"/>
              </w:rPr>
              <w:br/>
              <w:t xml:space="preserve">        {</w:t>
            </w:r>
            <w:r>
              <w:rPr>
                <w:sz w:val="20"/>
              </w:rPr>
              <w:br/>
              <w:t xml:space="preserve">            "id": "41", </w:t>
            </w:r>
            <w:r>
              <w:rPr>
                <w:sz w:val="20"/>
              </w:rPr>
              <w:br/>
              <w:t xml:space="preserve">            "href": "https://mycsp.com:8080/tmf-api/serviceProblemManagement/v4/serviceProblem/41"</w:t>
            </w:r>
            <w:r>
              <w:rPr>
                <w:sz w:val="20"/>
              </w:rPr>
              <w:br/>
              <w:t xml:space="preserve">        }, </w:t>
            </w:r>
            <w:r>
              <w:rPr>
                <w:sz w:val="20"/>
              </w:rPr>
              <w:br/>
              <w:t xml:space="preserve">        {</w:t>
            </w:r>
            <w:r>
              <w:rPr>
                <w:sz w:val="20"/>
              </w:rPr>
              <w:br/>
              <w:t xml:space="preserve">            "id": "42", </w:t>
            </w:r>
            <w:r>
              <w:rPr>
                <w:sz w:val="20"/>
              </w:rPr>
              <w:br/>
              <w:t xml:space="preserve">            "href": "https://mycsp.com:8080/tmf-api/serviceProblemManagement/v4/serviceProblem/42"</w:t>
            </w:r>
            <w:r>
              <w:rPr>
                <w:sz w:val="20"/>
              </w:rPr>
              <w:br/>
              <w:t xml:space="preserve">        }, </w:t>
            </w:r>
            <w:r>
              <w:rPr>
                <w:sz w:val="20"/>
              </w:rPr>
              <w:br/>
              <w:t xml:space="preserve">        {</w:t>
            </w:r>
            <w:r>
              <w:rPr>
                <w:sz w:val="20"/>
              </w:rPr>
              <w:br/>
              <w:t xml:space="preserve">            "id": "43", </w:t>
            </w:r>
            <w:r>
              <w:rPr>
                <w:sz w:val="20"/>
              </w:rPr>
              <w:br/>
              <w:t xml:space="preserve">            "href": "https://mycsp.com:8080/tmf-api/serviceProblemManagement/v4/serviceProblem/43"</w:t>
            </w:r>
            <w:r>
              <w:rPr>
                <w:sz w:val="20"/>
              </w:rPr>
              <w:br/>
              <w:t xml:space="preserve">        }</w:t>
            </w:r>
            <w:r>
              <w:rPr>
                <w:sz w:val="20"/>
              </w:rPr>
              <w:br/>
              <w:t xml:space="preserve">    ], </w:t>
            </w:r>
            <w:r>
              <w:rPr>
                <w:sz w:val="20"/>
              </w:rPr>
              <w:br/>
              <w:t xml:space="preserve">    "parentProblem": {</w:t>
            </w:r>
            <w:r>
              <w:rPr>
                <w:sz w:val="20"/>
              </w:rPr>
              <w:br/>
              <w:t xml:space="preserve">        "id": "43", </w:t>
            </w:r>
            <w:r>
              <w:rPr>
                <w:sz w:val="20"/>
              </w:rPr>
              <w:br/>
              <w:t xml:space="preserve">        "href": "https://mycsp.com:8080/tmf-api/serviceProblemManagement/v4/serviceProblem/43"</w:t>
            </w:r>
            <w:r>
              <w:rPr>
                <w:sz w:val="20"/>
              </w:rPr>
              <w:br/>
              <w:t xml:space="preserve">    }</w:t>
            </w:r>
            <w:r>
              <w:rPr>
                <w:sz w:val="20"/>
              </w:rPr>
              <w:br/>
              <w:t>}</w:t>
            </w:r>
            <w:r>
              <w:rPr>
                <w:sz w:val="20"/>
              </w:rPr>
              <w:br/>
            </w:r>
            <w:r>
              <w:rPr>
                <w:sz w:val="20"/>
              </w:rPr>
              <w:br/>
            </w:r>
          </w:p>
        </w:tc>
      </w:tr>
      <w:tr w:rsidR="00EA1B70" w:rsidTr="00EA1B70">
        <w:tc>
          <w:tcPr>
            <w:tcW w:w="10205" w:type="dxa"/>
          </w:tcPr>
          <w:p w:rsidR="00EA1B70" w:rsidRDefault="00AC0EAD">
            <w:r>
              <w:rPr>
                <w:b/>
              </w:rPr>
              <w:br/>
              <w:t>Response</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201</w:t>
            </w:r>
            <w:r>
              <w:rPr>
                <w:sz w:val="20"/>
              </w:rPr>
              <w:br/>
            </w:r>
            <w:r>
              <w:rPr>
                <w:sz w:val="20"/>
              </w:rPr>
              <w:br/>
              <w:t>{</w:t>
            </w:r>
            <w:r>
              <w:rPr>
                <w:sz w:val="20"/>
              </w:rPr>
              <w:br/>
              <w:t xml:space="preserve">    "childProblem": [</w:t>
            </w:r>
            <w:r>
              <w:rPr>
                <w:sz w:val="20"/>
              </w:rPr>
              <w:br/>
              <w:t xml:space="preserve">        {</w:t>
            </w:r>
            <w:r>
              <w:rPr>
                <w:sz w:val="20"/>
              </w:rPr>
              <w:br/>
              <w:t xml:space="preserve">            "id": "41", </w:t>
            </w:r>
            <w:r>
              <w:rPr>
                <w:sz w:val="20"/>
              </w:rPr>
              <w:br/>
              <w:t xml:space="preserve">            "href": "https://mycsp.com:8080/tmf-api/serviceProblemManagement/v4/serviceProblem/41"</w:t>
            </w:r>
            <w:r>
              <w:rPr>
                <w:sz w:val="20"/>
              </w:rPr>
              <w:br/>
              <w:t xml:space="preserve">        }, </w:t>
            </w:r>
            <w:r>
              <w:rPr>
                <w:sz w:val="20"/>
              </w:rPr>
              <w:br/>
              <w:t xml:space="preserve">        {</w:t>
            </w:r>
            <w:r>
              <w:rPr>
                <w:sz w:val="20"/>
              </w:rPr>
              <w:br/>
              <w:t xml:space="preserve">            "id": "42", </w:t>
            </w:r>
            <w:r>
              <w:rPr>
                <w:sz w:val="20"/>
              </w:rPr>
              <w:br/>
              <w:t xml:space="preserve">            "href": "https://mycsp.com:8080/tmf-api/serviceProblemManagement/v4/serviceProblem/42"</w:t>
            </w:r>
            <w:r>
              <w:rPr>
                <w:sz w:val="20"/>
              </w:rPr>
              <w:br/>
              <w:t xml:space="preserve">        }, </w:t>
            </w:r>
            <w:r>
              <w:rPr>
                <w:sz w:val="20"/>
              </w:rPr>
              <w:br/>
              <w:t xml:space="preserve">        {</w:t>
            </w:r>
            <w:r>
              <w:rPr>
                <w:sz w:val="20"/>
              </w:rPr>
              <w:br/>
              <w:t xml:space="preserve">            "id": "43", </w:t>
            </w:r>
            <w:r>
              <w:rPr>
                <w:sz w:val="20"/>
              </w:rPr>
              <w:br/>
              <w:t xml:space="preserve">            "href": "https://mycsp.com:8080/tmf-api/serviceProblemManagement/v4/serviceProblem/43"</w:t>
            </w:r>
            <w:r>
              <w:rPr>
                <w:sz w:val="20"/>
              </w:rPr>
              <w:br/>
              <w:t xml:space="preserve">        }</w:t>
            </w:r>
            <w:r>
              <w:rPr>
                <w:sz w:val="20"/>
              </w:rPr>
              <w:br/>
              <w:t xml:space="preserve">    ], </w:t>
            </w:r>
            <w:r>
              <w:rPr>
                <w:sz w:val="20"/>
              </w:rPr>
              <w:br/>
              <w:t xml:space="preserve">    "parentProblem": {</w:t>
            </w:r>
            <w:r>
              <w:rPr>
                <w:sz w:val="20"/>
              </w:rPr>
              <w:br/>
              <w:t xml:space="preserve">        "id": "43", </w:t>
            </w:r>
            <w:r>
              <w:rPr>
                <w:sz w:val="20"/>
              </w:rPr>
              <w:br/>
              <w:t xml:space="preserve">        "href": "https://mycsp.com:8080/tmf-api/serviceProblemManagement/v4/serviceProblem/43"</w:t>
            </w:r>
            <w:r>
              <w:rPr>
                <w:sz w:val="20"/>
              </w:rPr>
              <w:br/>
              <w:t xml:space="preserve">    }</w:t>
            </w:r>
            <w:r>
              <w:rPr>
                <w:sz w:val="20"/>
              </w:rPr>
              <w:br/>
              <w:t>}</w:t>
            </w:r>
            <w:r>
              <w:rPr>
                <w:sz w:val="20"/>
              </w:rPr>
              <w:br/>
            </w:r>
          </w:p>
        </w:tc>
      </w:tr>
    </w:tbl>
    <w:p w:rsidR="00EA1B70" w:rsidRDefault="00AC0EAD">
      <w:pPr>
        <w:pStyle w:val="Heading2"/>
      </w:pPr>
      <w:bookmarkStart w:id="61" w:name="_Toc2189887"/>
      <w:r>
        <w:t>Operations on Problem Ungroup</w:t>
      </w:r>
      <w:bookmarkEnd w:id="61"/>
    </w:p>
    <w:p w:rsidR="00EA1B70" w:rsidRDefault="00AC0EAD">
      <w:pPr>
        <w:pStyle w:val="Heading3"/>
      </w:pPr>
      <w:bookmarkStart w:id="62" w:name="_Toc2189888"/>
      <w:r>
        <w:t>Create problem ungroup</w:t>
      </w:r>
      <w:bookmarkEnd w:id="62"/>
    </w:p>
    <w:p w:rsidR="00EA1B70" w:rsidRDefault="00AC0EAD">
      <w:r>
        <w:rPr>
          <w:rFonts w:ascii="Courier" w:hAnsi="Courier"/>
          <w:b/>
          <w:sz w:val="28"/>
        </w:rPr>
        <w:t xml:space="preserve">  POST /problemUngroup</w:t>
      </w:r>
    </w:p>
    <w:p w:rsidR="00EA1B70" w:rsidRDefault="00AC0EAD">
      <w:r>
        <w:rPr>
          <w:b/>
        </w:rPr>
        <w:t>Description</w:t>
      </w:r>
    </w:p>
    <w:p w:rsidR="00EA1B70" w:rsidRDefault="00AC0EAD">
      <w:r>
        <w:t>This operation creates a problem ungroup entity.</w:t>
      </w:r>
    </w:p>
    <w:p w:rsidR="00EA1B70" w:rsidRDefault="00AC0EAD">
      <w:r>
        <w:rPr>
          <w:b/>
        </w:rPr>
        <w:t>Mandatory and Non Mandatory Attributes</w:t>
      </w:r>
    </w:p>
    <w:p w:rsidR="00EA1B70" w:rsidRDefault="00AC0EAD">
      <w:r>
        <w:t>The following tables provides the list of mandatory and non mandatory attributes when creating a ProblemUngroup, including any possible rule conditions and applicable default values. Notice that it is up to an implementer to add additional mandatory attributes.</w:t>
      </w:r>
    </w:p>
    <w:tbl>
      <w:tblPr>
        <w:tblStyle w:val="RuleTable"/>
        <w:tblW w:w="0" w:type="auto"/>
        <w:tblLook w:val="04A0" w:firstRow="1" w:lastRow="0" w:firstColumn="1" w:lastColumn="0" w:noHBand="0" w:noVBand="1"/>
      </w:tblPr>
      <w:tblGrid>
        <w:gridCol w:w="3367"/>
        <w:gridCol w:w="6684"/>
      </w:tblGrid>
      <w:tr w:rsidR="00EA1B70" w:rsidTr="00EA1B70">
        <w:trPr>
          <w:cnfStyle w:val="100000000000" w:firstRow="1" w:lastRow="0" w:firstColumn="0" w:lastColumn="0" w:oddVBand="0" w:evenVBand="0" w:oddHBand="0" w:evenHBand="0" w:firstRowFirstColumn="0" w:firstRowLastColumn="0" w:lastRowFirstColumn="0" w:lastRowLastColumn="0"/>
        </w:trPr>
        <w:tc>
          <w:tcPr>
            <w:tcW w:w="3402" w:type="dxa"/>
          </w:tcPr>
          <w:p w:rsidR="00EA1B70" w:rsidRDefault="00AC0EAD">
            <w:r>
              <w:t>Mandatory Attributes</w:t>
            </w:r>
          </w:p>
        </w:tc>
        <w:tc>
          <w:tcPr>
            <w:tcW w:w="6803" w:type="dxa"/>
          </w:tcPr>
          <w:p w:rsidR="00EA1B70" w:rsidRDefault="00AC0EAD">
            <w:r>
              <w:t>Rule</w:t>
            </w:r>
          </w:p>
        </w:tc>
      </w:tr>
      <w:tr w:rsidR="00EA1B70" w:rsidTr="00EA1B70">
        <w:tc>
          <w:tcPr>
            <w:tcW w:w="3402" w:type="dxa"/>
          </w:tcPr>
          <w:p w:rsidR="00EA1B70" w:rsidRDefault="00AC0EAD">
            <w:r>
              <w:t>parentProblem</w:t>
            </w:r>
          </w:p>
        </w:tc>
        <w:tc>
          <w:tcPr>
            <w:tcW w:w="6803" w:type="dxa"/>
          </w:tcPr>
          <w:p w:rsidR="00EA1B70" w:rsidRDefault="00EA1B70"/>
        </w:tc>
      </w:tr>
      <w:tr w:rsidR="00EA1B70" w:rsidTr="00EA1B70">
        <w:tc>
          <w:tcPr>
            <w:tcW w:w="3402" w:type="dxa"/>
          </w:tcPr>
          <w:p w:rsidR="00EA1B70" w:rsidRDefault="00AC0EAD">
            <w:r>
              <w:t>childProblem</w:t>
            </w:r>
          </w:p>
        </w:tc>
        <w:tc>
          <w:tcPr>
            <w:tcW w:w="6803" w:type="dxa"/>
          </w:tcPr>
          <w:p w:rsidR="00EA1B70" w:rsidRDefault="00EA1B70"/>
        </w:tc>
      </w:tr>
    </w:tbl>
    <w:p w:rsidR="00EA1B70" w:rsidRDefault="00EA1B70"/>
    <w:tbl>
      <w:tblPr>
        <w:tblStyle w:val="RuleTable"/>
        <w:tblW w:w="0" w:type="auto"/>
        <w:tblLook w:val="04A0" w:firstRow="1" w:lastRow="0" w:firstColumn="1" w:lastColumn="0" w:noHBand="0" w:noVBand="1"/>
      </w:tblPr>
      <w:tblGrid>
        <w:gridCol w:w="3357"/>
        <w:gridCol w:w="2239"/>
        <w:gridCol w:w="4455"/>
      </w:tblGrid>
      <w:tr w:rsidR="00EA1B70" w:rsidTr="00EA1B70">
        <w:trPr>
          <w:cnfStyle w:val="100000000000" w:firstRow="1" w:lastRow="0" w:firstColumn="0" w:lastColumn="0" w:oddVBand="0" w:evenVBand="0" w:oddHBand="0" w:evenHBand="0" w:firstRowFirstColumn="0" w:firstRowLastColumn="0" w:lastRowFirstColumn="0" w:lastRowLastColumn="0"/>
        </w:trPr>
        <w:tc>
          <w:tcPr>
            <w:tcW w:w="3402" w:type="dxa"/>
          </w:tcPr>
          <w:p w:rsidR="00EA1B70" w:rsidRDefault="00AC0EAD">
            <w:r>
              <w:t>Non Mandatory Attributes</w:t>
            </w:r>
          </w:p>
        </w:tc>
        <w:tc>
          <w:tcPr>
            <w:tcW w:w="2268" w:type="dxa"/>
          </w:tcPr>
          <w:p w:rsidR="00EA1B70" w:rsidRDefault="00AC0EAD">
            <w:r>
              <w:t>Default Value</w:t>
            </w:r>
          </w:p>
        </w:tc>
        <w:tc>
          <w:tcPr>
            <w:tcW w:w="4535" w:type="dxa"/>
          </w:tcPr>
          <w:p w:rsidR="00EA1B70" w:rsidRDefault="00AC0EAD">
            <w:r>
              <w:t>Rule</w:t>
            </w:r>
          </w:p>
        </w:tc>
      </w:tr>
    </w:tbl>
    <w:p w:rsidR="00EA1B70" w:rsidRDefault="00EA1B70"/>
    <w:p w:rsidR="00EA1B70" w:rsidRDefault="00AC0EAD">
      <w:r>
        <w:rPr>
          <w:b/>
        </w:rPr>
        <w:t>Usage Samples</w:t>
      </w:r>
    </w:p>
    <w:p w:rsidR="00EA1B70" w:rsidRDefault="00AC0EAD">
      <w:r>
        <w:t>Here's an example of a request for requesting service problems to be ungrouped from a parent. In this example the request is handled synchronously so the task resource is not persisted.</w:t>
      </w:r>
    </w:p>
    <w:tbl>
      <w:tblPr>
        <w:tblStyle w:val="JsonRequest"/>
        <w:tblW w:w="0" w:type="auto"/>
        <w:tblLook w:val="04A0" w:firstRow="1" w:lastRow="0" w:firstColumn="1" w:lastColumn="0" w:noHBand="0" w:noVBand="1"/>
      </w:tblPr>
      <w:tblGrid>
        <w:gridCol w:w="10051"/>
      </w:tblGrid>
      <w:tr w:rsidR="00EA1B70" w:rsidTr="00EA1B70">
        <w:tc>
          <w:tcPr>
            <w:tcW w:w="10205" w:type="dxa"/>
          </w:tcPr>
          <w:p w:rsidR="00EA1B70" w:rsidRDefault="00AC0EAD">
            <w:r>
              <w:rPr>
                <w:b/>
              </w:rPr>
              <w:br/>
              <w:t>Request</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POST {apiRoot}/problemUngroup</w:t>
            </w:r>
            <w:r>
              <w:rPr>
                <w:sz w:val="20"/>
              </w:rPr>
              <w:br/>
              <w:t>Content-Type: application/json</w:t>
            </w:r>
            <w:r>
              <w:rPr>
                <w:sz w:val="20"/>
              </w:rPr>
              <w:br/>
            </w:r>
            <w:r>
              <w:rPr>
                <w:sz w:val="20"/>
              </w:rPr>
              <w:br/>
              <w:t>{</w:t>
            </w:r>
            <w:r>
              <w:rPr>
                <w:sz w:val="20"/>
              </w:rPr>
              <w:br/>
              <w:t xml:space="preserve">    "childProblem": [</w:t>
            </w:r>
            <w:r>
              <w:rPr>
                <w:sz w:val="20"/>
              </w:rPr>
              <w:br/>
              <w:t xml:space="preserve">        {</w:t>
            </w:r>
            <w:r>
              <w:rPr>
                <w:sz w:val="20"/>
              </w:rPr>
              <w:br/>
              <w:t xml:space="preserve">            "id": "41", </w:t>
            </w:r>
            <w:r>
              <w:rPr>
                <w:sz w:val="20"/>
              </w:rPr>
              <w:br/>
              <w:t xml:space="preserve">            "href": "https://mycsp.com:8080/tmf-api/serviceProblemManagement/v4/serviceProblem/41"</w:t>
            </w:r>
            <w:r>
              <w:rPr>
                <w:sz w:val="20"/>
              </w:rPr>
              <w:br/>
              <w:t xml:space="preserve">        }, </w:t>
            </w:r>
            <w:r>
              <w:rPr>
                <w:sz w:val="20"/>
              </w:rPr>
              <w:br/>
              <w:t xml:space="preserve">        {</w:t>
            </w:r>
            <w:r>
              <w:rPr>
                <w:sz w:val="20"/>
              </w:rPr>
              <w:br/>
              <w:t xml:space="preserve">            "id": "42", </w:t>
            </w:r>
            <w:r>
              <w:rPr>
                <w:sz w:val="20"/>
              </w:rPr>
              <w:br/>
              <w:t xml:space="preserve">            "href": "https://mycsp.com:8080/tmf-api/serviceProblemManagement/v4/serviceProblem/42"</w:t>
            </w:r>
            <w:r>
              <w:rPr>
                <w:sz w:val="20"/>
              </w:rPr>
              <w:br/>
              <w:t xml:space="preserve">        }, </w:t>
            </w:r>
            <w:r>
              <w:rPr>
                <w:sz w:val="20"/>
              </w:rPr>
              <w:br/>
              <w:t xml:space="preserve">        {</w:t>
            </w:r>
            <w:r>
              <w:rPr>
                <w:sz w:val="20"/>
              </w:rPr>
              <w:br/>
              <w:t xml:space="preserve">            "id": "43", </w:t>
            </w:r>
            <w:r>
              <w:rPr>
                <w:sz w:val="20"/>
              </w:rPr>
              <w:br/>
              <w:t xml:space="preserve">            "href": "https://mycsp.com:8080/tmf-api/serviceProblemManagement/v4/serviceProblem/43"</w:t>
            </w:r>
            <w:r>
              <w:rPr>
                <w:sz w:val="20"/>
              </w:rPr>
              <w:br/>
              <w:t xml:space="preserve">        }</w:t>
            </w:r>
            <w:r>
              <w:rPr>
                <w:sz w:val="20"/>
              </w:rPr>
              <w:br/>
              <w:t xml:space="preserve">    ], </w:t>
            </w:r>
            <w:r>
              <w:rPr>
                <w:sz w:val="20"/>
              </w:rPr>
              <w:br/>
              <w:t xml:space="preserve">    "parentProblem": {</w:t>
            </w:r>
            <w:r>
              <w:rPr>
                <w:sz w:val="20"/>
              </w:rPr>
              <w:br/>
              <w:t xml:space="preserve">        "id": "43", </w:t>
            </w:r>
            <w:r>
              <w:rPr>
                <w:sz w:val="20"/>
              </w:rPr>
              <w:br/>
              <w:t xml:space="preserve">        "href": "https://mycsp.com:8080/tmf-api/serviceProblemManagement/v4/serviceProblem/43"</w:t>
            </w:r>
            <w:r>
              <w:rPr>
                <w:sz w:val="20"/>
              </w:rPr>
              <w:br/>
              <w:t xml:space="preserve">    }</w:t>
            </w:r>
            <w:r>
              <w:rPr>
                <w:sz w:val="20"/>
              </w:rPr>
              <w:br/>
              <w:t>}</w:t>
            </w:r>
            <w:r>
              <w:rPr>
                <w:sz w:val="20"/>
              </w:rPr>
              <w:br/>
            </w:r>
            <w:r>
              <w:rPr>
                <w:sz w:val="20"/>
              </w:rPr>
              <w:br/>
            </w:r>
          </w:p>
        </w:tc>
      </w:tr>
      <w:tr w:rsidR="00EA1B70" w:rsidTr="00EA1B70">
        <w:tc>
          <w:tcPr>
            <w:tcW w:w="10205" w:type="dxa"/>
          </w:tcPr>
          <w:p w:rsidR="00EA1B70" w:rsidRDefault="00AC0EAD">
            <w:r>
              <w:rPr>
                <w:b/>
              </w:rPr>
              <w:br/>
              <w:t>Response</w:t>
            </w:r>
            <w:r>
              <w:rPr>
                <w:b/>
              </w:rPr>
              <w:br/>
            </w:r>
          </w:p>
        </w:tc>
      </w:tr>
      <w:tr w:rsidR="00EA1B70" w:rsidTr="00EA1B70">
        <w:trPr>
          <w:cnfStyle w:val="000000010000" w:firstRow="0" w:lastRow="0" w:firstColumn="0" w:lastColumn="0" w:oddVBand="0" w:evenVBand="0" w:oddHBand="0" w:evenHBand="1" w:firstRowFirstColumn="0" w:firstRowLastColumn="0" w:lastRowFirstColumn="0" w:lastRowLastColumn="0"/>
        </w:trPr>
        <w:tc>
          <w:tcPr>
            <w:tcW w:w="10205" w:type="dxa"/>
          </w:tcPr>
          <w:p w:rsidR="00EA1B70" w:rsidRDefault="00AC0EAD">
            <w:r>
              <w:rPr>
                <w:sz w:val="20"/>
              </w:rPr>
              <w:t>201</w:t>
            </w:r>
            <w:r>
              <w:rPr>
                <w:sz w:val="20"/>
              </w:rPr>
              <w:br/>
            </w:r>
            <w:r>
              <w:rPr>
                <w:sz w:val="20"/>
              </w:rPr>
              <w:br/>
              <w:t>{</w:t>
            </w:r>
            <w:r>
              <w:rPr>
                <w:sz w:val="20"/>
              </w:rPr>
              <w:br/>
              <w:t xml:space="preserve">    "childProblem": [</w:t>
            </w:r>
            <w:r>
              <w:rPr>
                <w:sz w:val="20"/>
              </w:rPr>
              <w:br/>
              <w:t xml:space="preserve">        {</w:t>
            </w:r>
            <w:r>
              <w:rPr>
                <w:sz w:val="20"/>
              </w:rPr>
              <w:br/>
              <w:t xml:space="preserve">            "id": "41", </w:t>
            </w:r>
            <w:r>
              <w:rPr>
                <w:sz w:val="20"/>
              </w:rPr>
              <w:br/>
              <w:t xml:space="preserve">            "href": "https://mycsp.com:8080/tmf-api/serviceProblemManagement/v4/serviceProblem/41"</w:t>
            </w:r>
            <w:r>
              <w:rPr>
                <w:sz w:val="20"/>
              </w:rPr>
              <w:br/>
              <w:t xml:space="preserve">        }, </w:t>
            </w:r>
            <w:r>
              <w:rPr>
                <w:sz w:val="20"/>
              </w:rPr>
              <w:br/>
              <w:t xml:space="preserve">        {</w:t>
            </w:r>
            <w:r>
              <w:rPr>
                <w:sz w:val="20"/>
              </w:rPr>
              <w:br/>
              <w:t xml:space="preserve">            "id": "42", </w:t>
            </w:r>
            <w:r>
              <w:rPr>
                <w:sz w:val="20"/>
              </w:rPr>
              <w:br/>
              <w:t xml:space="preserve">            "href": "https://mycsp.com:8080/tmf-api/serviceProblemManagement/v4/serviceProblem/42"</w:t>
            </w:r>
            <w:r>
              <w:rPr>
                <w:sz w:val="20"/>
              </w:rPr>
              <w:br/>
              <w:t xml:space="preserve">        }, </w:t>
            </w:r>
            <w:r>
              <w:rPr>
                <w:sz w:val="20"/>
              </w:rPr>
              <w:br/>
              <w:t xml:space="preserve">        {</w:t>
            </w:r>
            <w:r>
              <w:rPr>
                <w:sz w:val="20"/>
              </w:rPr>
              <w:br/>
              <w:t xml:space="preserve">            "id": "43", </w:t>
            </w:r>
            <w:r>
              <w:rPr>
                <w:sz w:val="20"/>
              </w:rPr>
              <w:br/>
              <w:t xml:space="preserve">            "href": "https://mycsp.com:8080/tmf-api/serviceProblemManagement/v4/serviceProblem/43"</w:t>
            </w:r>
            <w:r>
              <w:rPr>
                <w:sz w:val="20"/>
              </w:rPr>
              <w:br/>
              <w:t xml:space="preserve">        }</w:t>
            </w:r>
            <w:r>
              <w:rPr>
                <w:sz w:val="20"/>
              </w:rPr>
              <w:br/>
              <w:t xml:space="preserve">    ], </w:t>
            </w:r>
            <w:r>
              <w:rPr>
                <w:sz w:val="20"/>
              </w:rPr>
              <w:br/>
              <w:t xml:space="preserve">    "parentProblem": {</w:t>
            </w:r>
            <w:r>
              <w:rPr>
                <w:sz w:val="20"/>
              </w:rPr>
              <w:br/>
              <w:t xml:space="preserve">        "id": "43", </w:t>
            </w:r>
            <w:r>
              <w:rPr>
                <w:sz w:val="20"/>
              </w:rPr>
              <w:br/>
              <w:t xml:space="preserve">        "href": "https://mycsp.com:8080/tmf-api/serviceProblemManagement/v4/serviceProblem/43"</w:t>
            </w:r>
            <w:r>
              <w:rPr>
                <w:sz w:val="20"/>
              </w:rPr>
              <w:br/>
              <w:t xml:space="preserve">    }</w:t>
            </w:r>
            <w:r>
              <w:rPr>
                <w:sz w:val="20"/>
              </w:rPr>
              <w:br/>
              <w:t>}</w:t>
            </w:r>
            <w:r>
              <w:rPr>
                <w:sz w:val="20"/>
              </w:rPr>
              <w:br/>
            </w:r>
          </w:p>
        </w:tc>
      </w:tr>
    </w:tbl>
    <w:p w:rsidR="00307929" w:rsidRPr="00A821D0" w:rsidRDefault="00307929" w:rsidP="000136A0">
      <w:pPr>
        <w:rPr>
          <w:rFonts w:cs="Helvetica"/>
          <w:sz w:val="24"/>
          <w:lang w:eastAsia="it-IT"/>
        </w:rPr>
      </w:pPr>
      <w:bookmarkStart w:id="63" w:name="_Ref234978967"/>
      <w:bookmarkStart w:id="64" w:name="_Toc235288517"/>
      <w:bookmarkStart w:id="65" w:name="_Toc236554611"/>
      <w:bookmarkStart w:id="66" w:name="_Toc236554912"/>
      <w:bookmarkStart w:id="67" w:name="_Toc236555375"/>
      <w:bookmarkStart w:id="68" w:name="_Toc225613455"/>
      <w:bookmarkStart w:id="69" w:name="_Toc225603244"/>
      <w:bookmarkStart w:id="70" w:name="_Ref226733430"/>
      <w:bookmarkStart w:id="71" w:name="_Ref230885009"/>
      <w:bookmarkStart w:id="72" w:name="_Ref231980155"/>
      <w:bookmarkStart w:id="73" w:name="_Ref232940733"/>
      <w:bookmarkStart w:id="74" w:name="_Ref232940829"/>
      <w:bookmarkEnd w:id="34"/>
      <w:bookmarkEnd w:id="35"/>
      <w:bookmarkEnd w:id="36"/>
      <w:bookmarkEnd w:id="37"/>
      <w:bookmarkEnd w:id="38"/>
      <w:bookmarkEnd w:id="39"/>
      <w:bookmarkEnd w:id="40"/>
      <w:bookmarkEnd w:id="41"/>
      <w:bookmarkEnd w:id="42"/>
      <w:bookmarkEnd w:id="43"/>
    </w:p>
    <w:p w:rsidR="004D2586" w:rsidRPr="00A821D0" w:rsidRDefault="004D2586" w:rsidP="004D2586">
      <w:pPr>
        <w:pStyle w:val="Heading1"/>
        <w:rPr>
          <w:noProof w:val="0"/>
          <w:lang w:val="en-US"/>
        </w:rPr>
      </w:pPr>
      <w:bookmarkStart w:id="75" w:name="_Toc2189889"/>
      <w:r w:rsidRPr="00A821D0">
        <w:rPr>
          <w:noProof w:val="0"/>
          <w:lang w:val="en-US"/>
        </w:rPr>
        <w:t>API NOTIFICATIO</w:t>
      </w:r>
      <w:r w:rsidR="00E805CA" w:rsidRPr="00A821D0">
        <w:rPr>
          <w:noProof w:val="0"/>
          <w:lang w:val="en-US"/>
        </w:rPr>
        <w:t>NS</w:t>
      </w:r>
      <w:bookmarkEnd w:id="75"/>
    </w:p>
    <w:p w:rsidR="00EF63E8" w:rsidRPr="00A821D0" w:rsidRDefault="00EF63E8" w:rsidP="00EF63E8">
      <w:pPr>
        <w:rPr>
          <w:rFonts w:cs="Helvetica"/>
          <w:sz w:val="24"/>
          <w:lang w:eastAsia="it-IT"/>
        </w:rPr>
      </w:pPr>
      <w:r w:rsidRPr="0070562F">
        <w:rPr>
          <w:rFonts w:cs="Helvetica"/>
          <w:sz w:val="24"/>
          <w:lang w:eastAsia="it-IT"/>
        </w:rPr>
        <w:t xml:space="preserve">For every single </w:t>
      </w:r>
      <w:r w:rsidRPr="00A821D0">
        <w:rPr>
          <w:rFonts w:cs="Helvetica"/>
          <w:sz w:val="24"/>
          <w:lang w:eastAsia="it-IT"/>
        </w:rPr>
        <w:t>of operation on the entities use the following templates and provide sample REST notification POST calls.</w:t>
      </w:r>
    </w:p>
    <w:p w:rsidR="00EF63E8" w:rsidRPr="00A821D0" w:rsidRDefault="00EF63E8" w:rsidP="00EF63E8">
      <w:pPr>
        <w:rPr>
          <w:rFonts w:cs="Helvetica"/>
          <w:sz w:val="24"/>
          <w:lang w:eastAsia="it-IT"/>
        </w:rPr>
      </w:pPr>
      <w:r w:rsidRPr="00A821D0">
        <w:rPr>
          <w:rFonts w:cs="Helvetica"/>
          <w:sz w:val="24"/>
          <w:lang w:eastAsia="it-IT"/>
        </w:rPr>
        <w:t xml:space="preserve">It is assumed that the Pub/Sub uses the Register and UnRegister mechanisms described in the REST Guidelines </w:t>
      </w:r>
      <w:r w:rsidR="00507D7C" w:rsidRPr="00A821D0">
        <w:rPr>
          <w:rFonts w:cs="Helvetica"/>
          <w:sz w:val="24"/>
          <w:lang w:eastAsia="it-IT"/>
        </w:rPr>
        <w:t>part 1. Refer to the guidelines for more details</w:t>
      </w:r>
      <w:r w:rsidRPr="00A821D0">
        <w:rPr>
          <w:rFonts w:cs="Helvetica"/>
          <w:sz w:val="24"/>
          <w:lang w:eastAsia="it-IT"/>
        </w:rPr>
        <w:t>.</w:t>
      </w:r>
    </w:p>
    <w:p w:rsidR="00EF63E8" w:rsidRPr="00A821D0" w:rsidRDefault="00EF63E8" w:rsidP="00EF63E8">
      <w:pPr>
        <w:pStyle w:val="Heading2"/>
        <w:rPr>
          <w:lang w:val="en-US"/>
        </w:rPr>
      </w:pPr>
      <w:bookmarkStart w:id="76" w:name="_Toc2189890"/>
      <w:r w:rsidRPr="00A821D0">
        <w:rPr>
          <w:lang w:val="en-US"/>
        </w:rPr>
        <w:t>Register listener</w:t>
      </w:r>
      <w:bookmarkEnd w:id="76"/>
    </w:p>
    <w:p w:rsidR="00EF63E8" w:rsidRPr="00A821D0" w:rsidRDefault="00EF63E8" w:rsidP="00EF63E8">
      <w:r w:rsidRPr="0070562F">
        <w:rPr>
          <w:rFonts w:ascii="Courier" w:hAnsi="Courier"/>
          <w:b/>
          <w:sz w:val="28"/>
        </w:rPr>
        <w:t xml:space="preserve">  POST /hub</w:t>
      </w:r>
    </w:p>
    <w:p w:rsidR="00EF63E8" w:rsidRPr="00A821D0" w:rsidRDefault="00EF63E8" w:rsidP="00EF63E8">
      <w:r w:rsidRPr="00A821D0">
        <w:rPr>
          <w:b/>
        </w:rPr>
        <w:t>Description</w:t>
      </w:r>
    </w:p>
    <w:p w:rsidR="00EF63E8" w:rsidRPr="00A821D0" w:rsidRDefault="00EF63E8" w:rsidP="00EF63E8">
      <w:r w:rsidRPr="00A821D0">
        <w:t>Sets the communication endpoint address the service instance must use to deliver information about its health state, execution state, failures and metrics. Subsequent POST calls will be rejected by the service if it does not support multiple listeners. In this case DELETE /api/hub/{id} must be called before an endpoint can be created again.</w:t>
      </w:r>
    </w:p>
    <w:p w:rsidR="00EF63E8" w:rsidRPr="00A821D0" w:rsidRDefault="00EF63E8" w:rsidP="00EF63E8">
      <w:r w:rsidRPr="00A821D0">
        <w:rPr>
          <w:b/>
        </w:rPr>
        <w:t>Behavior</w:t>
      </w:r>
    </w:p>
    <w:p w:rsidR="00EF63E8" w:rsidRPr="00A821D0" w:rsidRDefault="00EF63E8" w:rsidP="00EF63E8">
      <w:r w:rsidRPr="00A821D0">
        <w:t>Returns HTTP/1.1 status code 204 if the request was successful.</w:t>
      </w:r>
    </w:p>
    <w:p w:rsidR="00EF63E8" w:rsidRPr="00A821D0" w:rsidRDefault="00EF63E8" w:rsidP="00EF63E8">
      <w:r w:rsidRPr="00A821D0">
        <w:t>Returns HTTP/1.1 status code 409 if request is not successful.</w:t>
      </w:r>
    </w:p>
    <w:p w:rsidR="00EF63E8" w:rsidRPr="00A821D0" w:rsidRDefault="00EF63E8" w:rsidP="00EF63E8">
      <w:r w:rsidRPr="00A821D0">
        <w:rPr>
          <w:b/>
        </w:rPr>
        <w:t>Usage Samples</w:t>
      </w:r>
    </w:p>
    <w:p w:rsidR="00EF63E8" w:rsidRPr="00A821D0" w:rsidRDefault="00EF63E8" w:rsidP="00EF63E8">
      <w:r w:rsidRPr="00A821D0">
        <w:t>Here's an example of a request for registering a listener.</w:t>
      </w:r>
    </w:p>
    <w:p w:rsidR="00EF63E8" w:rsidRPr="00A821D0" w:rsidRDefault="00EF63E8" w:rsidP="00EF63E8"/>
    <w:tbl>
      <w:tblPr>
        <w:tblStyle w:val="JsonRequest"/>
        <w:tblW w:w="0" w:type="auto"/>
        <w:tblLook w:val="04A0" w:firstRow="1" w:lastRow="0" w:firstColumn="1" w:lastColumn="0" w:noHBand="0" w:noVBand="1"/>
      </w:tblPr>
      <w:tblGrid>
        <w:gridCol w:w="10051"/>
      </w:tblGrid>
      <w:tr w:rsidR="00EF63E8" w:rsidRPr="00A821D0" w:rsidTr="00AC0EAD">
        <w:tc>
          <w:tcPr>
            <w:tcW w:w="10205" w:type="dxa"/>
          </w:tcPr>
          <w:p w:rsidR="00EF63E8" w:rsidRPr="00A821D0" w:rsidRDefault="00EF63E8" w:rsidP="00AC0EAD">
            <w:r w:rsidRPr="00A821D0">
              <w:rPr>
                <w:b/>
              </w:rPr>
              <w:br/>
              <w:t>Request</w:t>
            </w:r>
            <w:r w:rsidRPr="00A821D0">
              <w:rPr>
                <w:b/>
              </w:rPr>
              <w:br/>
            </w:r>
          </w:p>
        </w:tc>
      </w:tr>
      <w:tr w:rsidR="00EF63E8" w:rsidRPr="00A821D0" w:rsidTr="00AC0EAD">
        <w:trPr>
          <w:cnfStyle w:val="000000010000" w:firstRow="0" w:lastRow="0" w:firstColumn="0" w:lastColumn="0" w:oddVBand="0" w:evenVBand="0" w:oddHBand="0" w:evenHBand="1" w:firstRowFirstColumn="0" w:firstRowLastColumn="0" w:lastRowFirstColumn="0" w:lastRowLastColumn="0"/>
        </w:trPr>
        <w:tc>
          <w:tcPr>
            <w:tcW w:w="10205" w:type="dxa"/>
          </w:tcPr>
          <w:p w:rsidR="00EF63E8" w:rsidRPr="00A821D0" w:rsidRDefault="00EF63E8" w:rsidP="00AC0EAD">
            <w:r w:rsidRPr="00A821D0">
              <w:t>POST /api/hub</w:t>
            </w:r>
          </w:p>
          <w:p w:rsidR="00EF63E8" w:rsidRPr="00A821D0" w:rsidRDefault="00EF63E8" w:rsidP="00AC0EAD">
            <w:r w:rsidRPr="00A821D0">
              <w:t>Accept: application/json</w:t>
            </w:r>
          </w:p>
          <w:p w:rsidR="00EF63E8" w:rsidRPr="00A821D0" w:rsidRDefault="00EF63E8" w:rsidP="00AC0EAD"/>
          <w:p w:rsidR="00EF63E8" w:rsidRPr="00A821D0" w:rsidRDefault="00EF63E8" w:rsidP="00AC0EAD">
            <w:r w:rsidRPr="00A821D0">
              <w:t>{"callback": "http://in.listener.com"}</w:t>
            </w:r>
            <w:r w:rsidRPr="00A821D0">
              <w:br/>
            </w:r>
          </w:p>
        </w:tc>
      </w:tr>
      <w:tr w:rsidR="00EF63E8" w:rsidRPr="00A821D0" w:rsidTr="00AC0EAD">
        <w:tc>
          <w:tcPr>
            <w:tcW w:w="10205" w:type="dxa"/>
          </w:tcPr>
          <w:p w:rsidR="00EF63E8" w:rsidRPr="00A821D0" w:rsidRDefault="00EF63E8" w:rsidP="00AC0EAD">
            <w:r w:rsidRPr="00A821D0">
              <w:rPr>
                <w:b/>
              </w:rPr>
              <w:br/>
              <w:t>Response</w:t>
            </w:r>
            <w:r w:rsidRPr="00A821D0">
              <w:rPr>
                <w:b/>
              </w:rPr>
              <w:br/>
            </w:r>
          </w:p>
        </w:tc>
      </w:tr>
      <w:tr w:rsidR="00EF63E8" w:rsidRPr="00A821D0" w:rsidTr="00AC0EAD">
        <w:trPr>
          <w:cnfStyle w:val="000000010000" w:firstRow="0" w:lastRow="0" w:firstColumn="0" w:lastColumn="0" w:oddVBand="0" w:evenVBand="0" w:oddHBand="0" w:evenHBand="1" w:firstRowFirstColumn="0" w:firstRowLastColumn="0" w:lastRowFirstColumn="0" w:lastRowLastColumn="0"/>
        </w:trPr>
        <w:tc>
          <w:tcPr>
            <w:tcW w:w="10205" w:type="dxa"/>
          </w:tcPr>
          <w:p w:rsidR="00EF63E8" w:rsidRPr="00A821D0" w:rsidRDefault="00EF63E8" w:rsidP="00AC0EAD">
            <w:r w:rsidRPr="00A821D0">
              <w:t>201</w:t>
            </w:r>
          </w:p>
          <w:p w:rsidR="00EF63E8" w:rsidRPr="00A821D0" w:rsidRDefault="00EF63E8" w:rsidP="00AC0EAD">
            <w:r w:rsidRPr="00A821D0">
              <w:t>Content-Type: application/json</w:t>
            </w:r>
          </w:p>
          <w:p w:rsidR="00EF63E8" w:rsidRPr="00A821D0" w:rsidRDefault="00EF63E8" w:rsidP="00AC0EAD">
            <w:r w:rsidRPr="00A821D0">
              <w:t>Location: /api/hub/42</w:t>
            </w:r>
          </w:p>
          <w:p w:rsidR="00EF63E8" w:rsidRPr="00A821D0" w:rsidRDefault="00EF63E8" w:rsidP="00AC0EAD"/>
          <w:p w:rsidR="00EF63E8" w:rsidRPr="00A821D0" w:rsidRDefault="00EF63E8" w:rsidP="00AC0EAD">
            <w:r w:rsidRPr="00A821D0">
              <w:t>{"id":"42","callback":"http://in.listener.com","query":null}</w:t>
            </w:r>
          </w:p>
          <w:p w:rsidR="00EF63E8" w:rsidRPr="00A821D0" w:rsidRDefault="00EF63E8" w:rsidP="00AC0EAD"/>
        </w:tc>
      </w:tr>
    </w:tbl>
    <w:p w:rsidR="002F0E3A" w:rsidRPr="00A821D0" w:rsidRDefault="002F0E3A" w:rsidP="00EF63E8">
      <w:pPr>
        <w:rPr>
          <w:rFonts w:cs="Helvetica"/>
          <w:sz w:val="24"/>
          <w:lang w:eastAsia="it-IT"/>
        </w:rPr>
      </w:pPr>
    </w:p>
    <w:p w:rsidR="002F0E3A" w:rsidRPr="00A821D0" w:rsidRDefault="002F0E3A">
      <w:pPr>
        <w:rPr>
          <w:rFonts w:cs="Helvetica"/>
          <w:sz w:val="24"/>
          <w:lang w:eastAsia="it-IT"/>
        </w:rPr>
      </w:pPr>
      <w:r w:rsidRPr="00A821D0">
        <w:rPr>
          <w:rFonts w:cs="Helvetica"/>
          <w:sz w:val="24"/>
          <w:lang w:eastAsia="it-IT"/>
        </w:rPr>
        <w:br w:type="page"/>
      </w:r>
    </w:p>
    <w:p w:rsidR="00EF63E8" w:rsidRPr="00A821D0" w:rsidRDefault="00EF63E8" w:rsidP="00EF63E8">
      <w:pPr>
        <w:rPr>
          <w:rFonts w:cs="Helvetica"/>
          <w:sz w:val="24"/>
          <w:lang w:eastAsia="it-IT"/>
        </w:rPr>
      </w:pPr>
    </w:p>
    <w:p w:rsidR="00EF63E8" w:rsidRPr="00A821D0" w:rsidRDefault="00EF63E8" w:rsidP="00EF63E8">
      <w:pPr>
        <w:pStyle w:val="Heading2"/>
        <w:rPr>
          <w:lang w:val="en-US"/>
        </w:rPr>
      </w:pPr>
      <w:bookmarkStart w:id="77" w:name="_Toc2189891"/>
      <w:r w:rsidRPr="00A821D0">
        <w:rPr>
          <w:lang w:val="en-US"/>
        </w:rPr>
        <w:t>Unregister listener</w:t>
      </w:r>
      <w:bookmarkEnd w:id="77"/>
    </w:p>
    <w:p w:rsidR="00EF63E8" w:rsidRPr="00A821D0" w:rsidRDefault="00EF63E8" w:rsidP="00EF63E8">
      <w:r w:rsidRPr="00A821D0">
        <w:rPr>
          <w:rFonts w:ascii="Courier" w:hAnsi="Courier"/>
          <w:b/>
          <w:sz w:val="28"/>
        </w:rPr>
        <w:t xml:space="preserve">  DELETE /hub/{id}</w:t>
      </w:r>
    </w:p>
    <w:p w:rsidR="00EF63E8" w:rsidRPr="0070562F" w:rsidRDefault="00EF63E8" w:rsidP="00EF63E8">
      <w:r w:rsidRPr="0070562F">
        <w:rPr>
          <w:b/>
        </w:rPr>
        <w:t>Description</w:t>
      </w:r>
    </w:p>
    <w:p w:rsidR="00EF63E8" w:rsidRPr="00A821D0" w:rsidRDefault="00EF63E8" w:rsidP="00EF63E8">
      <w:r w:rsidRPr="00A821D0">
        <w:t>Clears the communication endpoint address that was set by creating the Hub.</w:t>
      </w:r>
    </w:p>
    <w:p w:rsidR="00EF63E8" w:rsidRPr="00A821D0" w:rsidRDefault="00EF63E8" w:rsidP="00EF63E8">
      <w:r w:rsidRPr="00A821D0">
        <w:rPr>
          <w:b/>
        </w:rPr>
        <w:t>Behavior</w:t>
      </w:r>
    </w:p>
    <w:p w:rsidR="00EF63E8" w:rsidRPr="00A821D0" w:rsidRDefault="00EF63E8" w:rsidP="00EF63E8">
      <w:r w:rsidRPr="00A821D0">
        <w:t>Returns HTTP/1.1 status code 204 if the request was successful.</w:t>
      </w:r>
    </w:p>
    <w:p w:rsidR="00EF63E8" w:rsidRPr="00A821D0" w:rsidRDefault="00EF63E8" w:rsidP="00EF63E8">
      <w:r w:rsidRPr="00A821D0">
        <w:t>Returns HTTP/1.1 status code 404 if the resource is not found.</w:t>
      </w:r>
    </w:p>
    <w:p w:rsidR="00EF63E8" w:rsidRPr="00A821D0" w:rsidRDefault="00EF63E8" w:rsidP="00EF63E8">
      <w:r w:rsidRPr="00A821D0">
        <w:rPr>
          <w:b/>
        </w:rPr>
        <w:t>Usage Samples</w:t>
      </w:r>
    </w:p>
    <w:p w:rsidR="00EF63E8" w:rsidRPr="00A821D0" w:rsidRDefault="00EF63E8" w:rsidP="00EF63E8">
      <w:r w:rsidRPr="00A821D0">
        <w:t>Here's an example of a request for un-registering a listener.</w:t>
      </w:r>
    </w:p>
    <w:tbl>
      <w:tblPr>
        <w:tblStyle w:val="JsonRequest"/>
        <w:tblW w:w="0" w:type="auto"/>
        <w:tblLook w:val="04A0" w:firstRow="1" w:lastRow="0" w:firstColumn="1" w:lastColumn="0" w:noHBand="0" w:noVBand="1"/>
      </w:tblPr>
      <w:tblGrid>
        <w:gridCol w:w="10051"/>
      </w:tblGrid>
      <w:tr w:rsidR="00EF63E8" w:rsidRPr="00A821D0" w:rsidTr="00AC0EAD">
        <w:tc>
          <w:tcPr>
            <w:tcW w:w="10205" w:type="dxa"/>
          </w:tcPr>
          <w:p w:rsidR="00EF63E8" w:rsidRPr="00A821D0" w:rsidRDefault="00EF63E8" w:rsidP="00AC0EAD">
            <w:r w:rsidRPr="00A821D0">
              <w:rPr>
                <w:b/>
              </w:rPr>
              <w:br/>
              <w:t>Request</w:t>
            </w:r>
            <w:r w:rsidRPr="00A821D0">
              <w:rPr>
                <w:b/>
              </w:rPr>
              <w:br/>
            </w:r>
          </w:p>
        </w:tc>
      </w:tr>
      <w:tr w:rsidR="00EF63E8" w:rsidRPr="00A821D0" w:rsidTr="00AC0EAD">
        <w:trPr>
          <w:cnfStyle w:val="000000010000" w:firstRow="0" w:lastRow="0" w:firstColumn="0" w:lastColumn="0" w:oddVBand="0" w:evenVBand="0" w:oddHBand="0" w:evenHBand="1" w:firstRowFirstColumn="0" w:firstRowLastColumn="0" w:lastRowFirstColumn="0" w:lastRowLastColumn="0"/>
        </w:trPr>
        <w:tc>
          <w:tcPr>
            <w:tcW w:w="10205" w:type="dxa"/>
          </w:tcPr>
          <w:p w:rsidR="00EF63E8" w:rsidRPr="00A821D0" w:rsidRDefault="00EF63E8" w:rsidP="00AC0EAD">
            <w:r w:rsidRPr="00A821D0">
              <w:t>DELETE /api/hub/42</w:t>
            </w:r>
          </w:p>
          <w:p w:rsidR="00EF63E8" w:rsidRPr="00A821D0" w:rsidRDefault="00EF63E8" w:rsidP="00AC0EAD">
            <w:r w:rsidRPr="00A821D0">
              <w:t>Accept: application/json</w:t>
            </w:r>
            <w:r w:rsidRPr="00A821D0">
              <w:br/>
            </w:r>
          </w:p>
        </w:tc>
      </w:tr>
      <w:tr w:rsidR="00EF63E8" w:rsidRPr="00A821D0" w:rsidTr="00AC0EAD">
        <w:tc>
          <w:tcPr>
            <w:tcW w:w="10205" w:type="dxa"/>
          </w:tcPr>
          <w:p w:rsidR="00EF63E8" w:rsidRPr="00A821D0" w:rsidRDefault="00EF63E8" w:rsidP="00AC0EAD">
            <w:r w:rsidRPr="00A821D0">
              <w:rPr>
                <w:b/>
              </w:rPr>
              <w:br/>
              <w:t>Response</w:t>
            </w:r>
            <w:r w:rsidRPr="00A821D0">
              <w:rPr>
                <w:b/>
              </w:rPr>
              <w:br/>
            </w:r>
          </w:p>
        </w:tc>
      </w:tr>
      <w:tr w:rsidR="00EF63E8" w:rsidRPr="00A821D0" w:rsidTr="00AC0EAD">
        <w:trPr>
          <w:cnfStyle w:val="000000010000" w:firstRow="0" w:lastRow="0" w:firstColumn="0" w:lastColumn="0" w:oddVBand="0" w:evenVBand="0" w:oddHBand="0" w:evenHBand="1" w:firstRowFirstColumn="0" w:firstRowLastColumn="0" w:lastRowFirstColumn="0" w:lastRowLastColumn="0"/>
        </w:trPr>
        <w:tc>
          <w:tcPr>
            <w:tcW w:w="10205" w:type="dxa"/>
          </w:tcPr>
          <w:p w:rsidR="00EF63E8" w:rsidRPr="00A821D0" w:rsidRDefault="00EF63E8" w:rsidP="00AC0EAD">
            <w:r w:rsidRPr="00A821D0">
              <w:t>204</w:t>
            </w:r>
          </w:p>
        </w:tc>
      </w:tr>
    </w:tbl>
    <w:p w:rsidR="00EF63E8" w:rsidRPr="00A821D0" w:rsidRDefault="00EF63E8" w:rsidP="00EF63E8">
      <w:pPr>
        <w:rPr>
          <w:rFonts w:cs="Helvetica"/>
          <w:sz w:val="24"/>
          <w:lang w:eastAsia="it-IT"/>
        </w:rPr>
      </w:pPr>
    </w:p>
    <w:p w:rsidR="00EF63E8" w:rsidRPr="00A821D0" w:rsidRDefault="00EF63E8" w:rsidP="00EF63E8">
      <w:pPr>
        <w:pStyle w:val="Heading2"/>
        <w:rPr>
          <w:lang w:val="en-US"/>
        </w:rPr>
      </w:pPr>
      <w:bookmarkStart w:id="78" w:name="_Toc2189892"/>
      <w:r w:rsidRPr="00A821D0">
        <w:rPr>
          <w:lang w:val="en-US"/>
        </w:rPr>
        <w:t>Publish Event to listener</w:t>
      </w:r>
      <w:bookmarkEnd w:id="78"/>
    </w:p>
    <w:p w:rsidR="00EF63E8" w:rsidRPr="00A821D0" w:rsidRDefault="00EF63E8" w:rsidP="00EF63E8">
      <w:r w:rsidRPr="0070562F">
        <w:rPr>
          <w:rFonts w:ascii="Courier" w:hAnsi="Courier"/>
          <w:b/>
          <w:sz w:val="28"/>
        </w:rPr>
        <w:t xml:space="preserve">  POST</w:t>
      </w:r>
      <w:r w:rsidRPr="00A821D0">
        <w:rPr>
          <w:rFonts w:ascii="Courier" w:hAnsi="Courier"/>
          <w:b/>
          <w:sz w:val="28"/>
        </w:rPr>
        <w:t xml:space="preserve"> /client/listener</w:t>
      </w:r>
    </w:p>
    <w:p w:rsidR="00EF63E8" w:rsidRPr="00A821D0" w:rsidRDefault="00EF63E8" w:rsidP="00EF63E8">
      <w:r w:rsidRPr="00A821D0">
        <w:rPr>
          <w:b/>
        </w:rPr>
        <w:t>Description</w:t>
      </w:r>
    </w:p>
    <w:p w:rsidR="00EF63E8" w:rsidRPr="00A821D0" w:rsidRDefault="00EF63E8" w:rsidP="00EF63E8">
      <w:r w:rsidRPr="00A821D0">
        <w:t>Clears the communication endpoint address that was set by creating the Hub.</w:t>
      </w:r>
    </w:p>
    <w:p w:rsidR="00EF63E8" w:rsidRPr="00A821D0" w:rsidRDefault="00EF63E8" w:rsidP="00EF63E8">
      <w:r w:rsidRPr="00A821D0">
        <w:rPr>
          <w:rFonts w:cs="Helvetica"/>
          <w:sz w:val="24"/>
          <w:lang w:eastAsia="it-IT"/>
        </w:rPr>
        <w:t>Provides to a registered listener the description of the event that was raised. The /client/listener url is the callback url passed when registering the listener.</w:t>
      </w:r>
    </w:p>
    <w:p w:rsidR="00EF63E8" w:rsidRPr="00A821D0" w:rsidRDefault="00EF63E8" w:rsidP="00EF63E8">
      <w:r w:rsidRPr="00A821D0">
        <w:rPr>
          <w:b/>
        </w:rPr>
        <w:t>Behavior</w:t>
      </w:r>
    </w:p>
    <w:p w:rsidR="00EF63E8" w:rsidRPr="00A821D0" w:rsidRDefault="00EF63E8" w:rsidP="00EF63E8">
      <w:r w:rsidRPr="00A821D0">
        <w:t xml:space="preserve">Returns HTTP/1.1 status code 201 if the service is able to set the configuration. </w:t>
      </w:r>
    </w:p>
    <w:p w:rsidR="00EF63E8" w:rsidRPr="00A821D0" w:rsidRDefault="00EF63E8" w:rsidP="00EF63E8">
      <w:r w:rsidRPr="00A821D0">
        <w:rPr>
          <w:b/>
        </w:rPr>
        <w:t>Usage Samples</w:t>
      </w:r>
    </w:p>
    <w:p w:rsidR="00EF63E8" w:rsidRPr="00A821D0" w:rsidRDefault="00EF63E8" w:rsidP="00EF63E8">
      <w:r w:rsidRPr="00A821D0">
        <w:t>Here's an example of a notification received by the listener. In this example “EVENT TYPE” should be replaced by one of the notification types supported by this API (see Notification resources Models section) and EVENT BODY refers to the data structure of the given notification type.</w:t>
      </w:r>
    </w:p>
    <w:tbl>
      <w:tblPr>
        <w:tblStyle w:val="JsonRequest"/>
        <w:tblW w:w="0" w:type="auto"/>
        <w:tblLook w:val="04A0" w:firstRow="1" w:lastRow="0" w:firstColumn="1" w:lastColumn="0" w:noHBand="0" w:noVBand="1"/>
      </w:tblPr>
      <w:tblGrid>
        <w:gridCol w:w="10051"/>
      </w:tblGrid>
      <w:tr w:rsidR="00EF63E8" w:rsidRPr="00A821D0" w:rsidTr="00AC0EAD">
        <w:tc>
          <w:tcPr>
            <w:tcW w:w="10205" w:type="dxa"/>
          </w:tcPr>
          <w:p w:rsidR="00EF63E8" w:rsidRPr="00A821D0" w:rsidRDefault="00EF63E8" w:rsidP="00AC0EAD">
            <w:r w:rsidRPr="00A821D0">
              <w:rPr>
                <w:b/>
              </w:rPr>
              <w:br/>
              <w:t>Request</w:t>
            </w:r>
            <w:r w:rsidRPr="00A821D0">
              <w:rPr>
                <w:b/>
              </w:rPr>
              <w:br/>
            </w:r>
          </w:p>
        </w:tc>
      </w:tr>
      <w:tr w:rsidR="00EF63E8" w:rsidRPr="00A821D0" w:rsidTr="00AC0EAD">
        <w:trPr>
          <w:cnfStyle w:val="000000010000" w:firstRow="0" w:lastRow="0" w:firstColumn="0" w:lastColumn="0" w:oddVBand="0" w:evenVBand="0" w:oddHBand="0" w:evenHBand="1" w:firstRowFirstColumn="0" w:firstRowLastColumn="0" w:lastRowFirstColumn="0" w:lastRowLastColumn="0"/>
        </w:trPr>
        <w:tc>
          <w:tcPr>
            <w:tcW w:w="10205" w:type="dxa"/>
          </w:tcPr>
          <w:p w:rsidR="00EF63E8" w:rsidRPr="00A821D0" w:rsidRDefault="00EF63E8" w:rsidP="00AC0EAD">
            <w:r w:rsidRPr="00A821D0">
              <w:t>POST /client/listener</w:t>
            </w:r>
          </w:p>
          <w:p w:rsidR="00EF63E8" w:rsidRPr="00A821D0" w:rsidRDefault="00EF63E8" w:rsidP="00AC0EAD">
            <w:r w:rsidRPr="00A821D0">
              <w:t>Accept: application/json</w:t>
            </w:r>
          </w:p>
          <w:p w:rsidR="00EF63E8" w:rsidRPr="00A821D0" w:rsidRDefault="00EF63E8" w:rsidP="00AC0EAD"/>
          <w:p w:rsidR="00EF63E8" w:rsidRPr="00A821D0" w:rsidRDefault="00EF63E8" w:rsidP="00AC0EAD">
            <w:r w:rsidRPr="0070562F">
              <w:t>{</w:t>
            </w:r>
          </w:p>
          <w:p w:rsidR="00EF63E8" w:rsidRPr="00A821D0" w:rsidRDefault="00EF63E8" w:rsidP="00AC0EAD">
            <w:r w:rsidRPr="00A821D0">
              <w:t xml:space="preserve">    "event": { </w:t>
            </w:r>
          </w:p>
          <w:p w:rsidR="00EF63E8" w:rsidRPr="00A821D0" w:rsidRDefault="00EF63E8" w:rsidP="00AC0EAD">
            <w:r w:rsidRPr="00A821D0">
              <w:t xml:space="preserve">                EVENT BODY </w:t>
            </w:r>
          </w:p>
          <w:p w:rsidR="00EF63E8" w:rsidRPr="00A821D0" w:rsidRDefault="00EF63E8" w:rsidP="00AC0EAD">
            <w:r w:rsidRPr="00A821D0">
              <w:t xml:space="preserve">            },</w:t>
            </w:r>
          </w:p>
          <w:p w:rsidR="00EF63E8" w:rsidRPr="00A821D0" w:rsidRDefault="00EF63E8" w:rsidP="00AC0EAD">
            <w:r w:rsidRPr="00A821D0">
              <w:t xml:space="preserve">    "eventType": "EVENT_TYPE"</w:t>
            </w:r>
          </w:p>
          <w:p w:rsidR="00EF63E8" w:rsidRPr="00A821D0" w:rsidRDefault="00EF63E8" w:rsidP="00AC0EAD">
            <w:r w:rsidRPr="00A821D0">
              <w:t>}</w:t>
            </w:r>
            <w:r w:rsidRPr="00A821D0">
              <w:br/>
            </w:r>
          </w:p>
        </w:tc>
      </w:tr>
      <w:tr w:rsidR="00EF63E8" w:rsidRPr="00A821D0" w:rsidTr="00AC0EAD">
        <w:tc>
          <w:tcPr>
            <w:tcW w:w="10205" w:type="dxa"/>
          </w:tcPr>
          <w:p w:rsidR="00EF63E8" w:rsidRPr="00A821D0" w:rsidRDefault="00EF63E8" w:rsidP="00AC0EAD">
            <w:r w:rsidRPr="00A821D0">
              <w:rPr>
                <w:b/>
              </w:rPr>
              <w:br/>
              <w:t>Response</w:t>
            </w:r>
            <w:r w:rsidRPr="00A821D0">
              <w:rPr>
                <w:b/>
              </w:rPr>
              <w:br/>
            </w:r>
          </w:p>
        </w:tc>
      </w:tr>
      <w:tr w:rsidR="00EF63E8" w:rsidRPr="00A821D0" w:rsidTr="00AC0EAD">
        <w:trPr>
          <w:cnfStyle w:val="000000010000" w:firstRow="0" w:lastRow="0" w:firstColumn="0" w:lastColumn="0" w:oddVBand="0" w:evenVBand="0" w:oddHBand="0" w:evenHBand="1" w:firstRowFirstColumn="0" w:firstRowLastColumn="0" w:lastRowFirstColumn="0" w:lastRowLastColumn="0"/>
        </w:trPr>
        <w:tc>
          <w:tcPr>
            <w:tcW w:w="10205" w:type="dxa"/>
          </w:tcPr>
          <w:p w:rsidR="00EF63E8" w:rsidRPr="00A821D0" w:rsidRDefault="00EF63E8" w:rsidP="00AC0EAD">
            <w:r w:rsidRPr="00A821D0">
              <w:t>201</w:t>
            </w:r>
          </w:p>
        </w:tc>
      </w:tr>
    </w:tbl>
    <w:p w:rsidR="00EF63E8" w:rsidRPr="00A821D0" w:rsidRDefault="00EF63E8" w:rsidP="00EF63E8">
      <w:pPr>
        <w:rPr>
          <w:rFonts w:cs="Helvetica"/>
          <w:sz w:val="24"/>
          <w:lang w:eastAsia="it-IT"/>
        </w:rPr>
      </w:pPr>
    </w:p>
    <w:p w:rsidR="00EF63E8" w:rsidRPr="00A821D0" w:rsidRDefault="00EF63E8" w:rsidP="00EF63E8">
      <w:pPr>
        <w:spacing w:after="0" w:line="240" w:lineRule="auto"/>
        <w:rPr>
          <w:rFonts w:eastAsia="Calibri" w:cs="Helvetica"/>
          <w:sz w:val="24"/>
          <w:szCs w:val="22"/>
          <w:lang w:eastAsia="it-IT"/>
        </w:rPr>
      </w:pPr>
      <w:r w:rsidRPr="0070562F">
        <w:rPr>
          <w:rFonts w:cs="Helvetica"/>
          <w:sz w:val="24"/>
          <w:lang w:eastAsia="it-IT"/>
        </w:rPr>
        <w:t xml:space="preserve">For detailed examples on the general TM Forum notification mechanism, </w:t>
      </w:r>
      <w:r w:rsidRPr="00A821D0">
        <w:rPr>
          <w:rFonts w:eastAsia="Calibri" w:cs="Helvetica"/>
          <w:sz w:val="24"/>
          <w:szCs w:val="22"/>
          <w:lang w:eastAsia="it-IT"/>
        </w:rPr>
        <w:t>see the TMF REST Design Guidelines</w:t>
      </w:r>
      <w:r w:rsidR="0070562F" w:rsidRPr="00A821D0">
        <w:rPr>
          <w:rFonts w:eastAsia="Calibri" w:cs="Helvetica"/>
          <w:sz w:val="24"/>
          <w:szCs w:val="22"/>
          <w:lang w:eastAsia="it-IT"/>
        </w:rPr>
        <w:t xml:space="preserve"> Part 1 document</w:t>
      </w:r>
      <w:r w:rsidRPr="00A821D0">
        <w:rPr>
          <w:rFonts w:eastAsia="Calibri" w:cs="Helvetica"/>
          <w:sz w:val="24"/>
          <w:szCs w:val="22"/>
          <w:lang w:eastAsia="it-IT"/>
        </w:rPr>
        <w:t>.</w:t>
      </w:r>
    </w:p>
    <w:p w:rsidR="00C67AD2" w:rsidRPr="00A821D0" w:rsidRDefault="00C67AD2" w:rsidP="00EF63E8">
      <w:pPr>
        <w:spacing w:after="0" w:line="240" w:lineRule="auto"/>
        <w:rPr>
          <w:rFonts w:eastAsia="Calibri" w:cs="Helvetica"/>
          <w:sz w:val="24"/>
          <w:szCs w:val="22"/>
          <w:lang w:eastAsia="it-IT"/>
        </w:rPr>
      </w:pPr>
    </w:p>
    <w:p w:rsidR="00C67AD2" w:rsidRPr="00A821D0" w:rsidRDefault="00C67AD2" w:rsidP="00EF63E8">
      <w:pPr>
        <w:spacing w:after="0" w:line="240" w:lineRule="auto"/>
        <w:rPr>
          <w:rFonts w:eastAsia="Calibri" w:cs="Helvetica"/>
          <w:sz w:val="24"/>
          <w:szCs w:val="22"/>
          <w:lang w:eastAsia="it-IT"/>
        </w:rPr>
      </w:pPr>
    </w:p>
    <w:p w:rsidR="0073239B" w:rsidRPr="00A821D0" w:rsidRDefault="0073239B" w:rsidP="0073239B">
      <w:pPr>
        <w:spacing w:after="0" w:line="240" w:lineRule="auto"/>
        <w:rPr>
          <w:rFonts w:eastAsia="Calibri" w:cs="Helvetica"/>
          <w:sz w:val="24"/>
          <w:szCs w:val="22"/>
          <w:lang w:eastAsia="it-IT"/>
        </w:rPr>
      </w:pPr>
    </w:p>
    <w:p w:rsidR="000136A0" w:rsidRPr="00A821D0" w:rsidRDefault="000136A0" w:rsidP="000136A0">
      <w:pPr>
        <w:sectPr w:rsidR="000136A0" w:rsidRPr="00A821D0" w:rsidSect="004E3E77">
          <w:headerReference w:type="even" r:id="rId23"/>
          <w:headerReference w:type="default" r:id="rId24"/>
          <w:footerReference w:type="even" r:id="rId25"/>
          <w:footerReference w:type="default" r:id="rId26"/>
          <w:headerReference w:type="first" r:id="rId27"/>
          <w:footerReference w:type="first" r:id="rId28"/>
          <w:pgSz w:w="11906" w:h="16838"/>
          <w:pgMar w:top="1138" w:right="993" w:bottom="1411" w:left="568" w:header="720" w:footer="720" w:gutter="0"/>
          <w:cols w:space="720"/>
          <w:titlePg/>
          <w:docGrid w:linePitch="360"/>
        </w:sectPr>
      </w:pPr>
    </w:p>
    <w:p w:rsidR="00A7563A" w:rsidRPr="00A821D0" w:rsidRDefault="00A7563A" w:rsidP="00A7563A">
      <w:pPr>
        <w:pStyle w:val="Heading1"/>
        <w:rPr>
          <w:noProof w:val="0"/>
          <w:lang w:val="en-US"/>
        </w:rPr>
      </w:pPr>
      <w:bookmarkStart w:id="79" w:name="_Toc362514703"/>
      <w:bookmarkStart w:id="80" w:name="_Toc404092939"/>
      <w:bookmarkStart w:id="81" w:name="_Toc2189893"/>
      <w:bookmarkEnd w:id="63"/>
      <w:bookmarkEnd w:id="64"/>
      <w:bookmarkEnd w:id="65"/>
      <w:bookmarkEnd w:id="66"/>
      <w:bookmarkEnd w:id="67"/>
      <w:bookmarkEnd w:id="68"/>
      <w:bookmarkEnd w:id="69"/>
      <w:bookmarkEnd w:id="70"/>
      <w:bookmarkEnd w:id="71"/>
      <w:bookmarkEnd w:id="72"/>
      <w:bookmarkEnd w:id="73"/>
      <w:bookmarkEnd w:id="74"/>
      <w:r w:rsidRPr="00A821D0">
        <w:rPr>
          <w:noProof w:val="0"/>
          <w:lang w:val="en-US"/>
        </w:rPr>
        <w:t>Acknowledgements</w:t>
      </w:r>
      <w:bookmarkEnd w:id="79"/>
      <w:bookmarkEnd w:id="80"/>
      <w:bookmarkEnd w:id="81"/>
    </w:p>
    <w:p w:rsidR="00D41B7F" w:rsidRPr="003A6038" w:rsidRDefault="00D41B7F" w:rsidP="00D41B7F">
      <w:pPr>
        <w:pStyle w:val="Heading2"/>
        <w:rPr>
          <w:lang w:val="en-US"/>
        </w:rPr>
      </w:pPr>
      <w:bookmarkStart w:id="82" w:name="_Toc535401643"/>
      <w:bookmarkStart w:id="83" w:name="_Toc2189894"/>
      <w:r>
        <w:rPr>
          <w:lang w:val="en-US"/>
        </w:rPr>
        <w:t>Document</w:t>
      </w:r>
      <w:r w:rsidRPr="003A6038">
        <w:rPr>
          <w:lang w:val="en-US"/>
        </w:rPr>
        <w:t xml:space="preserve"> History</w:t>
      </w:r>
      <w:bookmarkEnd w:id="82"/>
      <w:bookmarkEnd w:id="83"/>
    </w:p>
    <w:p w:rsidR="00CA2BB0" w:rsidRPr="00A821D0" w:rsidRDefault="00CA2BB0" w:rsidP="00D27C57">
      <w:pPr>
        <w:pStyle w:val="Heading2"/>
        <w:rPr>
          <w:lang w:val="en-US"/>
        </w:rPr>
      </w:pPr>
      <w:bookmarkStart w:id="84" w:name="_Toc203490686"/>
      <w:bookmarkStart w:id="85" w:name="_Toc225613461"/>
      <w:bookmarkStart w:id="86" w:name="_Toc225603250"/>
      <w:bookmarkStart w:id="87" w:name="_Toc235288526"/>
      <w:bookmarkStart w:id="88" w:name="_Toc2189895"/>
      <w:r w:rsidRPr="00D41B7F">
        <w:rPr>
          <w:sz w:val="24"/>
          <w:szCs w:val="24"/>
          <w:lang w:val="en-US"/>
        </w:rPr>
        <w:t>Release History</w:t>
      </w:r>
      <w:bookmarkEnd w:id="84"/>
      <w:bookmarkEnd w:id="85"/>
      <w:bookmarkEnd w:id="86"/>
      <w:bookmarkEnd w:id="87"/>
      <w:bookmarkEnd w:id="88"/>
    </w:p>
    <w:p w:rsidR="00E8036D" w:rsidRPr="00A821D0" w:rsidRDefault="00E8036D" w:rsidP="00E8036D"/>
    <w:tbl>
      <w:tblPr>
        <w:tblW w:w="9214" w:type="dxa"/>
        <w:tblInd w:w="108" w:type="dxa"/>
        <w:tblLayout w:type="fixed"/>
        <w:tblLook w:val="0000" w:firstRow="0" w:lastRow="0" w:firstColumn="0" w:lastColumn="0" w:noHBand="0" w:noVBand="0"/>
      </w:tblPr>
      <w:tblGrid>
        <w:gridCol w:w="1630"/>
        <w:gridCol w:w="1489"/>
        <w:gridCol w:w="2731"/>
        <w:gridCol w:w="3364"/>
      </w:tblGrid>
      <w:tr w:rsidR="00E8036D" w:rsidRPr="00A821D0" w:rsidTr="009816DF">
        <w:tc>
          <w:tcPr>
            <w:tcW w:w="1630" w:type="dxa"/>
            <w:tcBorders>
              <w:top w:val="single" w:sz="4" w:space="0" w:color="000000"/>
              <w:left w:val="single" w:sz="4" w:space="0" w:color="000000"/>
              <w:bottom w:val="single" w:sz="4" w:space="0" w:color="000000"/>
            </w:tcBorders>
            <w:shd w:val="clear" w:color="auto" w:fill="F3F3F3"/>
          </w:tcPr>
          <w:p w:rsidR="00E8036D" w:rsidRPr="00A821D0" w:rsidRDefault="00E8036D" w:rsidP="00AC0EAD">
            <w:pPr>
              <w:snapToGrid w:val="0"/>
              <w:rPr>
                <w:b/>
                <w:bCs/>
              </w:rPr>
            </w:pPr>
            <w:r w:rsidRPr="0070562F">
              <w:rPr>
                <w:b/>
                <w:bCs/>
              </w:rPr>
              <w:t>Release Number</w:t>
            </w:r>
          </w:p>
        </w:tc>
        <w:tc>
          <w:tcPr>
            <w:tcW w:w="1489" w:type="dxa"/>
            <w:tcBorders>
              <w:top w:val="single" w:sz="4" w:space="0" w:color="000000"/>
              <w:left w:val="single" w:sz="4" w:space="0" w:color="000000"/>
              <w:bottom w:val="single" w:sz="4" w:space="0" w:color="000000"/>
            </w:tcBorders>
            <w:shd w:val="clear" w:color="auto" w:fill="F3F3F3"/>
          </w:tcPr>
          <w:p w:rsidR="00E8036D" w:rsidRPr="00A821D0" w:rsidRDefault="00E8036D" w:rsidP="00AC0EAD">
            <w:pPr>
              <w:snapToGrid w:val="0"/>
              <w:rPr>
                <w:b/>
                <w:bCs/>
              </w:rPr>
            </w:pPr>
            <w:r w:rsidRPr="00A821D0">
              <w:rPr>
                <w:b/>
                <w:bCs/>
              </w:rPr>
              <w:t xml:space="preserve">Date </w:t>
            </w:r>
          </w:p>
        </w:tc>
        <w:tc>
          <w:tcPr>
            <w:tcW w:w="2731" w:type="dxa"/>
            <w:tcBorders>
              <w:top w:val="single" w:sz="4" w:space="0" w:color="000000"/>
              <w:left w:val="single" w:sz="4" w:space="0" w:color="000000"/>
              <w:bottom w:val="single" w:sz="4" w:space="0" w:color="000000"/>
            </w:tcBorders>
            <w:shd w:val="clear" w:color="auto" w:fill="F3F3F3"/>
          </w:tcPr>
          <w:p w:rsidR="00E8036D" w:rsidRPr="00A821D0" w:rsidRDefault="00E8036D" w:rsidP="00AC0EAD">
            <w:pPr>
              <w:snapToGrid w:val="0"/>
              <w:rPr>
                <w:b/>
                <w:bCs/>
              </w:rPr>
            </w:pPr>
            <w:r w:rsidRPr="00A821D0">
              <w:rPr>
                <w:b/>
                <w:bCs/>
              </w:rPr>
              <w:t>Release led by:</w:t>
            </w:r>
          </w:p>
        </w:tc>
        <w:tc>
          <w:tcPr>
            <w:tcW w:w="3364" w:type="dxa"/>
            <w:tcBorders>
              <w:top w:val="single" w:sz="4" w:space="0" w:color="000000"/>
              <w:left w:val="single" w:sz="4" w:space="0" w:color="000000"/>
              <w:bottom w:val="single" w:sz="4" w:space="0" w:color="000000"/>
              <w:right w:val="single" w:sz="4" w:space="0" w:color="000000"/>
            </w:tcBorders>
            <w:shd w:val="clear" w:color="auto" w:fill="F3F3F3"/>
          </w:tcPr>
          <w:p w:rsidR="00E8036D" w:rsidRPr="00A821D0" w:rsidRDefault="00E8036D" w:rsidP="00AC0EAD">
            <w:pPr>
              <w:snapToGrid w:val="0"/>
              <w:rPr>
                <w:b/>
                <w:bCs/>
              </w:rPr>
            </w:pPr>
            <w:r w:rsidRPr="00A821D0">
              <w:rPr>
                <w:b/>
                <w:bCs/>
              </w:rPr>
              <w:t xml:space="preserve">Description </w:t>
            </w:r>
          </w:p>
        </w:tc>
      </w:tr>
      <w:tr w:rsidR="002F40AA" w:rsidRPr="00A821D0" w:rsidTr="009816DF">
        <w:tc>
          <w:tcPr>
            <w:tcW w:w="1630" w:type="dxa"/>
            <w:tcBorders>
              <w:top w:val="single" w:sz="4" w:space="0" w:color="auto"/>
              <w:left w:val="single" w:sz="4" w:space="0" w:color="auto"/>
              <w:bottom w:val="single" w:sz="4" w:space="0" w:color="auto"/>
              <w:right w:val="single" w:sz="4" w:space="0" w:color="auto"/>
            </w:tcBorders>
          </w:tcPr>
          <w:p w:rsidR="002F40AA" w:rsidRPr="00A821D0" w:rsidRDefault="002F40AA" w:rsidP="00AC0EAD">
            <w:pPr>
              <w:snapToGrid w:val="0"/>
            </w:pPr>
            <w:r w:rsidRPr="00A821D0">
              <w:rPr>
                <w:bCs/>
              </w:rPr>
              <w:t>Release 1.0</w:t>
            </w:r>
          </w:p>
        </w:tc>
        <w:tc>
          <w:tcPr>
            <w:tcW w:w="1489" w:type="dxa"/>
            <w:tcBorders>
              <w:top w:val="single" w:sz="4" w:space="0" w:color="auto"/>
              <w:left w:val="single" w:sz="4" w:space="0" w:color="auto"/>
              <w:bottom w:val="single" w:sz="4" w:space="0" w:color="auto"/>
              <w:right w:val="single" w:sz="4" w:space="0" w:color="auto"/>
            </w:tcBorders>
          </w:tcPr>
          <w:p w:rsidR="002F40AA" w:rsidRPr="00A821D0" w:rsidRDefault="00421F21" w:rsidP="00421F21">
            <w:pPr>
              <w:snapToGrid w:val="0"/>
            </w:pPr>
            <w:r w:rsidRPr="00A821D0">
              <w:rPr>
                <w:bCs/>
              </w:rPr>
              <w:t>20</w:t>
            </w:r>
            <w:r w:rsidR="00D41B7F">
              <w:rPr>
                <w:bCs/>
              </w:rPr>
              <w:t>-Jun-</w:t>
            </w:r>
            <w:r w:rsidR="002F40AA" w:rsidRPr="00A821D0">
              <w:rPr>
                <w:bCs/>
              </w:rPr>
              <w:t>201</w:t>
            </w:r>
            <w:r w:rsidRPr="00A821D0">
              <w:rPr>
                <w:bCs/>
              </w:rPr>
              <w:t>8</w:t>
            </w:r>
          </w:p>
        </w:tc>
        <w:tc>
          <w:tcPr>
            <w:tcW w:w="2731" w:type="dxa"/>
            <w:tcBorders>
              <w:top w:val="single" w:sz="4" w:space="0" w:color="auto"/>
              <w:left w:val="single" w:sz="4" w:space="0" w:color="auto"/>
              <w:bottom w:val="single" w:sz="4" w:space="0" w:color="auto"/>
              <w:right w:val="single" w:sz="4" w:space="0" w:color="auto"/>
            </w:tcBorders>
          </w:tcPr>
          <w:p w:rsidR="009816DF" w:rsidRPr="00A821D0" w:rsidRDefault="002F40AA" w:rsidP="00421F21">
            <w:pPr>
              <w:snapToGrid w:val="0"/>
              <w:rPr>
                <w:bCs/>
              </w:rPr>
            </w:pPr>
            <w:r w:rsidRPr="00A821D0">
              <w:rPr>
                <w:bCs/>
              </w:rPr>
              <w:t>Pierre Gauthier</w:t>
            </w:r>
          </w:p>
          <w:p w:rsidR="009816DF" w:rsidRPr="00A821D0" w:rsidRDefault="002F40AA" w:rsidP="00421F21">
            <w:pPr>
              <w:snapToGrid w:val="0"/>
              <w:rPr>
                <w:bCs/>
              </w:rPr>
            </w:pPr>
            <w:r w:rsidRPr="00A821D0">
              <w:rPr>
                <w:bCs/>
              </w:rPr>
              <w:t>TM Forum</w:t>
            </w:r>
          </w:p>
          <w:p w:rsidR="002F40AA" w:rsidRPr="00A821D0" w:rsidRDefault="000824E9" w:rsidP="00421F21">
            <w:pPr>
              <w:snapToGrid w:val="0"/>
            </w:pPr>
            <w:hyperlink r:id="rId29" w:history="1">
              <w:r w:rsidR="009816DF" w:rsidRPr="00A821D0">
                <w:rPr>
                  <w:rStyle w:val="Hyperlink"/>
                  <w:bCs/>
                  <w:sz w:val="16"/>
                  <w:szCs w:val="16"/>
                </w:rPr>
                <w:t>pgauthier@tmforum.org</w:t>
              </w:r>
            </w:hyperlink>
          </w:p>
        </w:tc>
        <w:tc>
          <w:tcPr>
            <w:tcW w:w="3364" w:type="dxa"/>
            <w:tcBorders>
              <w:top w:val="single" w:sz="4" w:space="0" w:color="auto"/>
              <w:left w:val="single" w:sz="4" w:space="0" w:color="auto"/>
              <w:bottom w:val="single" w:sz="4" w:space="0" w:color="auto"/>
              <w:right w:val="single" w:sz="4" w:space="0" w:color="auto"/>
            </w:tcBorders>
          </w:tcPr>
          <w:p w:rsidR="002F40AA" w:rsidRPr="00A821D0" w:rsidRDefault="002F40AA" w:rsidP="008B2623">
            <w:pPr>
              <w:snapToGrid w:val="0"/>
            </w:pPr>
            <w:r w:rsidRPr="0070562F">
              <w:rPr>
                <w:bCs/>
              </w:rPr>
              <w:t>First Release of the Document.</w:t>
            </w:r>
            <w:r w:rsidRPr="00A821D0">
              <w:rPr>
                <w:bCs/>
              </w:rPr>
              <w:t xml:space="preserve"> </w:t>
            </w:r>
          </w:p>
        </w:tc>
      </w:tr>
      <w:tr w:rsidR="009816DF" w:rsidRPr="00A821D0" w:rsidTr="009816DF">
        <w:tc>
          <w:tcPr>
            <w:tcW w:w="1630" w:type="dxa"/>
            <w:tcBorders>
              <w:top w:val="single" w:sz="4" w:space="0" w:color="auto"/>
              <w:left w:val="single" w:sz="4" w:space="0" w:color="auto"/>
              <w:bottom w:val="single" w:sz="4" w:space="0" w:color="auto"/>
              <w:right w:val="single" w:sz="4" w:space="0" w:color="auto"/>
            </w:tcBorders>
          </w:tcPr>
          <w:p w:rsidR="009816DF" w:rsidRPr="00A821D0" w:rsidRDefault="009816DF" w:rsidP="00AC0EAD">
            <w:pPr>
              <w:snapToGrid w:val="0"/>
              <w:rPr>
                <w:bCs/>
              </w:rPr>
            </w:pPr>
            <w:r w:rsidRPr="00A821D0">
              <w:rPr>
                <w:bCs/>
              </w:rPr>
              <w:t>Release 4.0.0</w:t>
            </w:r>
          </w:p>
        </w:tc>
        <w:tc>
          <w:tcPr>
            <w:tcW w:w="1489" w:type="dxa"/>
            <w:tcBorders>
              <w:top w:val="single" w:sz="4" w:space="0" w:color="auto"/>
              <w:left w:val="single" w:sz="4" w:space="0" w:color="auto"/>
              <w:bottom w:val="single" w:sz="4" w:space="0" w:color="auto"/>
              <w:right w:val="single" w:sz="4" w:space="0" w:color="auto"/>
            </w:tcBorders>
          </w:tcPr>
          <w:p w:rsidR="009816DF" w:rsidRPr="00A821D0" w:rsidRDefault="009816DF" w:rsidP="00421F21">
            <w:pPr>
              <w:snapToGrid w:val="0"/>
              <w:rPr>
                <w:bCs/>
              </w:rPr>
            </w:pPr>
            <w:r w:rsidRPr="00A821D0">
              <w:rPr>
                <w:bCs/>
              </w:rPr>
              <w:t>16</w:t>
            </w:r>
            <w:r w:rsidR="00D41B7F">
              <w:rPr>
                <w:bCs/>
              </w:rPr>
              <w:t>-Jan-</w:t>
            </w:r>
            <w:r w:rsidRPr="00A821D0">
              <w:rPr>
                <w:bCs/>
              </w:rPr>
              <w:t>2019</w:t>
            </w:r>
          </w:p>
        </w:tc>
        <w:tc>
          <w:tcPr>
            <w:tcW w:w="2731" w:type="dxa"/>
            <w:tcBorders>
              <w:top w:val="single" w:sz="4" w:space="0" w:color="auto"/>
              <w:left w:val="single" w:sz="4" w:space="0" w:color="auto"/>
              <w:bottom w:val="single" w:sz="4" w:space="0" w:color="auto"/>
              <w:right w:val="single" w:sz="4" w:space="0" w:color="auto"/>
            </w:tcBorders>
          </w:tcPr>
          <w:p w:rsidR="009816DF" w:rsidRPr="00A821D0" w:rsidRDefault="009816DF" w:rsidP="00421F21">
            <w:pPr>
              <w:snapToGrid w:val="0"/>
              <w:rPr>
                <w:bCs/>
              </w:rPr>
            </w:pPr>
            <w:r w:rsidRPr="00A821D0">
              <w:rPr>
                <w:bCs/>
              </w:rPr>
              <w:t>Jonathan Goldberg</w:t>
            </w:r>
          </w:p>
          <w:p w:rsidR="009816DF" w:rsidRPr="00A821D0" w:rsidRDefault="009816DF" w:rsidP="00421F21">
            <w:pPr>
              <w:snapToGrid w:val="0"/>
              <w:rPr>
                <w:bCs/>
              </w:rPr>
            </w:pPr>
            <w:r w:rsidRPr="00A821D0">
              <w:rPr>
                <w:bCs/>
              </w:rPr>
              <w:t>Amdocs</w:t>
            </w:r>
          </w:p>
          <w:p w:rsidR="009816DF" w:rsidRPr="00A821D0" w:rsidRDefault="000824E9" w:rsidP="00421F21">
            <w:pPr>
              <w:snapToGrid w:val="0"/>
              <w:rPr>
                <w:bCs/>
              </w:rPr>
            </w:pPr>
            <w:hyperlink r:id="rId30" w:history="1">
              <w:r w:rsidR="009816DF" w:rsidRPr="00A821D0">
                <w:rPr>
                  <w:rStyle w:val="Hyperlink"/>
                  <w:bCs/>
                  <w:sz w:val="16"/>
                  <w:szCs w:val="16"/>
                </w:rPr>
                <w:t>Jonathan.Goldberg@amdocs.com</w:t>
              </w:r>
            </w:hyperlink>
          </w:p>
        </w:tc>
        <w:tc>
          <w:tcPr>
            <w:tcW w:w="3364" w:type="dxa"/>
            <w:tcBorders>
              <w:top w:val="single" w:sz="4" w:space="0" w:color="auto"/>
              <w:left w:val="single" w:sz="4" w:space="0" w:color="auto"/>
              <w:bottom w:val="single" w:sz="4" w:space="0" w:color="auto"/>
              <w:right w:val="single" w:sz="4" w:space="0" w:color="auto"/>
            </w:tcBorders>
          </w:tcPr>
          <w:p w:rsidR="009816DF" w:rsidRPr="00A821D0" w:rsidRDefault="009816DF" w:rsidP="008B2623">
            <w:pPr>
              <w:snapToGrid w:val="0"/>
              <w:rPr>
                <w:bCs/>
              </w:rPr>
            </w:pPr>
            <w:r w:rsidRPr="0070562F">
              <w:rPr>
                <w:bCs/>
              </w:rPr>
              <w:t xml:space="preserve">Schema </w:t>
            </w:r>
            <w:r w:rsidRPr="00A821D0">
              <w:rPr>
                <w:bCs/>
              </w:rPr>
              <w:t>alignment for NaaS APIs</w:t>
            </w:r>
          </w:p>
        </w:tc>
      </w:tr>
    </w:tbl>
    <w:p w:rsidR="00E8036D" w:rsidRPr="00A821D0" w:rsidRDefault="00E8036D" w:rsidP="00E8036D"/>
    <w:p w:rsidR="00D41B7F" w:rsidRPr="00270D4E" w:rsidRDefault="00D41B7F" w:rsidP="00D41B7F">
      <w:pPr>
        <w:pStyle w:val="Heading3"/>
        <w:rPr>
          <w:color w:val="auto"/>
          <w:lang w:val="en-US"/>
        </w:rPr>
      </w:pPr>
      <w:bookmarkStart w:id="89" w:name="_Toc2189896"/>
      <w:bookmarkStart w:id="90" w:name="_Toc405208298"/>
      <w:r w:rsidRPr="00270D4E">
        <w:rPr>
          <w:color w:val="auto"/>
          <w:lang w:val="en-US"/>
        </w:rPr>
        <w:t>Version History</w:t>
      </w:r>
      <w:bookmarkEnd w:id="89"/>
    </w:p>
    <w:tbl>
      <w:tblPr>
        <w:tblW w:w="9214" w:type="dxa"/>
        <w:tblInd w:w="108" w:type="dxa"/>
        <w:tblLayout w:type="fixed"/>
        <w:tblLook w:val="0000" w:firstRow="0" w:lastRow="0" w:firstColumn="0" w:lastColumn="0" w:noHBand="0" w:noVBand="0"/>
      </w:tblPr>
      <w:tblGrid>
        <w:gridCol w:w="1630"/>
        <w:gridCol w:w="1489"/>
        <w:gridCol w:w="2731"/>
        <w:gridCol w:w="3364"/>
      </w:tblGrid>
      <w:tr w:rsidR="00D41B7F" w:rsidRPr="003A6038" w:rsidTr="00AC0EAD">
        <w:tc>
          <w:tcPr>
            <w:tcW w:w="1630" w:type="dxa"/>
            <w:tcBorders>
              <w:top w:val="single" w:sz="4" w:space="0" w:color="000000"/>
              <w:left w:val="single" w:sz="4" w:space="0" w:color="000000"/>
              <w:bottom w:val="single" w:sz="4" w:space="0" w:color="000000"/>
            </w:tcBorders>
            <w:shd w:val="clear" w:color="auto" w:fill="F3F3F3"/>
          </w:tcPr>
          <w:p w:rsidR="00D41B7F" w:rsidRPr="003A6038" w:rsidRDefault="00D41B7F" w:rsidP="00AC0EAD">
            <w:pPr>
              <w:snapToGrid w:val="0"/>
              <w:rPr>
                <w:b/>
                <w:bCs/>
              </w:rPr>
            </w:pPr>
            <w:r w:rsidRPr="003A6038">
              <w:rPr>
                <w:b/>
                <w:bCs/>
              </w:rPr>
              <w:t>Release Number</w:t>
            </w:r>
          </w:p>
        </w:tc>
        <w:tc>
          <w:tcPr>
            <w:tcW w:w="1489" w:type="dxa"/>
            <w:tcBorders>
              <w:top w:val="single" w:sz="4" w:space="0" w:color="000000"/>
              <w:left w:val="single" w:sz="4" w:space="0" w:color="000000"/>
              <w:bottom w:val="single" w:sz="4" w:space="0" w:color="000000"/>
            </w:tcBorders>
            <w:shd w:val="clear" w:color="auto" w:fill="F3F3F3"/>
          </w:tcPr>
          <w:p w:rsidR="00D41B7F" w:rsidRPr="003A6038" w:rsidRDefault="00D41B7F" w:rsidP="00AC0EAD">
            <w:pPr>
              <w:snapToGrid w:val="0"/>
              <w:rPr>
                <w:b/>
                <w:bCs/>
              </w:rPr>
            </w:pPr>
            <w:r w:rsidRPr="003A6038">
              <w:rPr>
                <w:b/>
                <w:bCs/>
              </w:rPr>
              <w:t xml:space="preserve">Date </w:t>
            </w:r>
          </w:p>
        </w:tc>
        <w:tc>
          <w:tcPr>
            <w:tcW w:w="2731" w:type="dxa"/>
            <w:tcBorders>
              <w:top w:val="single" w:sz="4" w:space="0" w:color="000000"/>
              <w:left w:val="single" w:sz="4" w:space="0" w:color="000000"/>
              <w:bottom w:val="single" w:sz="4" w:space="0" w:color="000000"/>
            </w:tcBorders>
            <w:shd w:val="clear" w:color="auto" w:fill="F3F3F3"/>
          </w:tcPr>
          <w:p w:rsidR="00D41B7F" w:rsidRPr="003A6038" w:rsidRDefault="00D41B7F" w:rsidP="00AC0EAD">
            <w:pPr>
              <w:snapToGrid w:val="0"/>
              <w:rPr>
                <w:b/>
                <w:bCs/>
              </w:rPr>
            </w:pPr>
            <w:r w:rsidRPr="003A6038">
              <w:rPr>
                <w:b/>
                <w:bCs/>
              </w:rPr>
              <w:t>Release led by:</w:t>
            </w:r>
          </w:p>
        </w:tc>
        <w:tc>
          <w:tcPr>
            <w:tcW w:w="3364" w:type="dxa"/>
            <w:tcBorders>
              <w:top w:val="single" w:sz="4" w:space="0" w:color="000000"/>
              <w:left w:val="single" w:sz="4" w:space="0" w:color="000000"/>
              <w:bottom w:val="single" w:sz="4" w:space="0" w:color="000000"/>
              <w:right w:val="single" w:sz="4" w:space="0" w:color="000000"/>
            </w:tcBorders>
            <w:shd w:val="clear" w:color="auto" w:fill="F3F3F3"/>
          </w:tcPr>
          <w:p w:rsidR="00D41B7F" w:rsidRPr="003A6038" w:rsidRDefault="00D41B7F" w:rsidP="00AC0EAD">
            <w:pPr>
              <w:snapToGrid w:val="0"/>
              <w:rPr>
                <w:b/>
                <w:bCs/>
              </w:rPr>
            </w:pPr>
            <w:r w:rsidRPr="003A6038">
              <w:rPr>
                <w:b/>
                <w:bCs/>
              </w:rPr>
              <w:t xml:space="preserve">Description </w:t>
            </w:r>
          </w:p>
        </w:tc>
      </w:tr>
      <w:tr w:rsidR="00D41B7F" w:rsidRPr="003A6038" w:rsidTr="00AC0EAD">
        <w:tc>
          <w:tcPr>
            <w:tcW w:w="1630" w:type="dxa"/>
            <w:tcBorders>
              <w:top w:val="single" w:sz="4" w:space="0" w:color="auto"/>
              <w:left w:val="single" w:sz="4" w:space="0" w:color="auto"/>
              <w:bottom w:val="single" w:sz="4" w:space="0" w:color="auto"/>
              <w:right w:val="single" w:sz="4" w:space="0" w:color="auto"/>
            </w:tcBorders>
          </w:tcPr>
          <w:p w:rsidR="00D41B7F" w:rsidRPr="003A6038" w:rsidRDefault="00D41B7F" w:rsidP="00AC0EAD">
            <w:pPr>
              <w:snapToGrid w:val="0"/>
              <w:rPr>
                <w:bCs/>
              </w:rPr>
            </w:pPr>
            <w:r w:rsidRPr="003A6038">
              <w:rPr>
                <w:bCs/>
              </w:rPr>
              <w:t>Release 18.5</w:t>
            </w:r>
            <w:r>
              <w:rPr>
                <w:bCs/>
              </w:rPr>
              <w:t>.0</w:t>
            </w:r>
          </w:p>
        </w:tc>
        <w:tc>
          <w:tcPr>
            <w:tcW w:w="1489" w:type="dxa"/>
            <w:tcBorders>
              <w:top w:val="single" w:sz="4" w:space="0" w:color="auto"/>
              <w:left w:val="single" w:sz="4" w:space="0" w:color="auto"/>
              <w:bottom w:val="single" w:sz="4" w:space="0" w:color="auto"/>
              <w:right w:val="single" w:sz="4" w:space="0" w:color="auto"/>
            </w:tcBorders>
          </w:tcPr>
          <w:p w:rsidR="00D41B7F" w:rsidRPr="003A6038" w:rsidRDefault="00D41B7F" w:rsidP="00AC0EAD">
            <w:pPr>
              <w:snapToGrid w:val="0"/>
              <w:rPr>
                <w:bCs/>
              </w:rPr>
            </w:pPr>
            <w:r w:rsidRPr="003A6038">
              <w:rPr>
                <w:bCs/>
              </w:rPr>
              <w:t>16</w:t>
            </w:r>
            <w:r>
              <w:rPr>
                <w:bCs/>
              </w:rPr>
              <w:t xml:space="preserve"> Jan </w:t>
            </w:r>
            <w:r w:rsidRPr="003A6038">
              <w:rPr>
                <w:bCs/>
              </w:rPr>
              <w:t>2019</w:t>
            </w:r>
          </w:p>
        </w:tc>
        <w:tc>
          <w:tcPr>
            <w:tcW w:w="2731" w:type="dxa"/>
            <w:tcBorders>
              <w:top w:val="single" w:sz="4" w:space="0" w:color="auto"/>
              <w:left w:val="single" w:sz="4" w:space="0" w:color="auto"/>
              <w:bottom w:val="single" w:sz="4" w:space="0" w:color="auto"/>
              <w:right w:val="single" w:sz="4" w:space="0" w:color="auto"/>
            </w:tcBorders>
          </w:tcPr>
          <w:p w:rsidR="00D41B7F" w:rsidRPr="003A6038" w:rsidRDefault="00D41B7F" w:rsidP="00AC0EAD">
            <w:pPr>
              <w:snapToGrid w:val="0"/>
              <w:rPr>
                <w:bCs/>
              </w:rPr>
            </w:pPr>
            <w:r w:rsidRPr="003A6038">
              <w:rPr>
                <w:bCs/>
              </w:rPr>
              <w:t>Jonathan Goldberg</w:t>
            </w:r>
          </w:p>
          <w:p w:rsidR="00D41B7F" w:rsidRPr="003A6038" w:rsidRDefault="00D41B7F" w:rsidP="00AC0EAD">
            <w:pPr>
              <w:snapToGrid w:val="0"/>
              <w:rPr>
                <w:bCs/>
              </w:rPr>
            </w:pPr>
            <w:r w:rsidRPr="003A6038">
              <w:rPr>
                <w:bCs/>
              </w:rPr>
              <w:t>Amdocs</w:t>
            </w:r>
          </w:p>
          <w:p w:rsidR="00D41B7F" w:rsidRPr="003A6038" w:rsidRDefault="000824E9" w:rsidP="00AC0EAD">
            <w:pPr>
              <w:snapToGrid w:val="0"/>
              <w:rPr>
                <w:bCs/>
              </w:rPr>
            </w:pPr>
            <w:hyperlink r:id="rId31" w:history="1">
              <w:r w:rsidR="00D41B7F" w:rsidRPr="003A6038">
                <w:rPr>
                  <w:rStyle w:val="Hyperlink"/>
                  <w:bCs/>
                  <w:sz w:val="16"/>
                  <w:szCs w:val="16"/>
                </w:rPr>
                <w:t>Jonathan.Goldberg@amdocs.com</w:t>
              </w:r>
            </w:hyperlink>
          </w:p>
        </w:tc>
        <w:tc>
          <w:tcPr>
            <w:tcW w:w="3364" w:type="dxa"/>
            <w:tcBorders>
              <w:top w:val="single" w:sz="4" w:space="0" w:color="auto"/>
              <w:left w:val="single" w:sz="4" w:space="0" w:color="auto"/>
              <w:bottom w:val="single" w:sz="4" w:space="0" w:color="auto"/>
              <w:right w:val="single" w:sz="4" w:space="0" w:color="auto"/>
            </w:tcBorders>
          </w:tcPr>
          <w:p w:rsidR="00D41B7F" w:rsidRPr="003A6038" w:rsidRDefault="00D41B7F" w:rsidP="00AC0EAD">
            <w:pPr>
              <w:snapToGrid w:val="0"/>
              <w:rPr>
                <w:bCs/>
              </w:rPr>
            </w:pPr>
            <w:r w:rsidRPr="003A6038">
              <w:rPr>
                <w:bCs/>
              </w:rPr>
              <w:t>Schema alignment for NaaS APIs</w:t>
            </w:r>
          </w:p>
        </w:tc>
      </w:tr>
    </w:tbl>
    <w:p w:rsidR="00D41B7F" w:rsidRPr="003A6038" w:rsidRDefault="00D41B7F" w:rsidP="00D41B7F"/>
    <w:p w:rsidR="00E8036D" w:rsidRPr="00A821D0" w:rsidRDefault="00E8036D" w:rsidP="00E8036D">
      <w:pPr>
        <w:pStyle w:val="Heading2"/>
        <w:rPr>
          <w:lang w:val="en-US"/>
        </w:rPr>
      </w:pPr>
      <w:bookmarkStart w:id="91" w:name="_Toc2189897"/>
      <w:r w:rsidRPr="00A821D0">
        <w:rPr>
          <w:lang w:val="en-US"/>
        </w:rPr>
        <w:t>Contributors to Document</w:t>
      </w:r>
      <w:bookmarkEnd w:id="90"/>
      <w:bookmarkEnd w:id="91"/>
    </w:p>
    <w:tbl>
      <w:tblPr>
        <w:tblStyle w:val="TableGrid"/>
        <w:tblW w:w="0" w:type="auto"/>
        <w:tblLook w:val="04A0" w:firstRow="1" w:lastRow="0" w:firstColumn="1" w:lastColumn="0" w:noHBand="0" w:noVBand="1"/>
      </w:tblPr>
      <w:tblGrid>
        <w:gridCol w:w="4540"/>
        <w:gridCol w:w="4534"/>
      </w:tblGrid>
      <w:tr w:rsidR="002F40AA" w:rsidRPr="00A821D0" w:rsidTr="00AC0EAD">
        <w:tc>
          <w:tcPr>
            <w:tcW w:w="4650" w:type="dxa"/>
          </w:tcPr>
          <w:p w:rsidR="002F40AA" w:rsidRPr="00A821D0" w:rsidRDefault="009816DF" w:rsidP="00AC0EAD">
            <w:r w:rsidRPr="0070562F">
              <w:t>Pierre Gauthier</w:t>
            </w:r>
          </w:p>
        </w:tc>
        <w:tc>
          <w:tcPr>
            <w:tcW w:w="4650" w:type="dxa"/>
          </w:tcPr>
          <w:p w:rsidR="002F40AA" w:rsidRPr="00A821D0" w:rsidRDefault="009816DF" w:rsidP="00AC0EAD">
            <w:r w:rsidRPr="00A821D0">
              <w:t>TM Forum</w:t>
            </w:r>
          </w:p>
        </w:tc>
      </w:tr>
      <w:tr w:rsidR="009816DF" w:rsidRPr="00A821D0" w:rsidTr="00AC0EAD">
        <w:tc>
          <w:tcPr>
            <w:tcW w:w="4650" w:type="dxa"/>
          </w:tcPr>
          <w:p w:rsidR="009816DF" w:rsidRPr="00A821D0" w:rsidRDefault="009816DF" w:rsidP="00AC0EAD">
            <w:r w:rsidRPr="00A821D0">
              <w:t>Kiyotaka Mizuno</w:t>
            </w:r>
          </w:p>
        </w:tc>
        <w:tc>
          <w:tcPr>
            <w:tcW w:w="4650" w:type="dxa"/>
          </w:tcPr>
          <w:p w:rsidR="009816DF" w:rsidRPr="00A821D0" w:rsidRDefault="009816DF" w:rsidP="00AC0EAD">
            <w:r w:rsidRPr="00A821D0">
              <w:t>NTT</w:t>
            </w:r>
          </w:p>
        </w:tc>
      </w:tr>
      <w:tr w:rsidR="009816DF" w:rsidRPr="00A821D0" w:rsidTr="00AC0EAD">
        <w:tc>
          <w:tcPr>
            <w:tcW w:w="4650" w:type="dxa"/>
          </w:tcPr>
          <w:p w:rsidR="009816DF" w:rsidRPr="00A821D0" w:rsidRDefault="009816DF" w:rsidP="00AC0EAD">
            <w:r w:rsidRPr="00A821D0">
              <w:t>Takayuki Nakamura</w:t>
            </w:r>
          </w:p>
        </w:tc>
        <w:tc>
          <w:tcPr>
            <w:tcW w:w="4650" w:type="dxa"/>
          </w:tcPr>
          <w:p w:rsidR="009816DF" w:rsidRPr="00A821D0" w:rsidRDefault="009816DF" w:rsidP="00AC0EAD">
            <w:r w:rsidRPr="00A821D0">
              <w:t>NTT</w:t>
            </w:r>
          </w:p>
        </w:tc>
      </w:tr>
      <w:tr w:rsidR="009816DF" w:rsidRPr="00A821D0" w:rsidTr="00AC0EAD">
        <w:tc>
          <w:tcPr>
            <w:tcW w:w="4650" w:type="dxa"/>
          </w:tcPr>
          <w:p w:rsidR="009816DF" w:rsidRPr="00A821D0" w:rsidRDefault="009816DF" w:rsidP="00AC0EAD">
            <w:r w:rsidRPr="00A821D0">
              <w:t>Jonathan Goldberg</w:t>
            </w:r>
          </w:p>
        </w:tc>
        <w:tc>
          <w:tcPr>
            <w:tcW w:w="4650" w:type="dxa"/>
          </w:tcPr>
          <w:p w:rsidR="009816DF" w:rsidRPr="00A821D0" w:rsidRDefault="009816DF" w:rsidP="00AC0EAD">
            <w:r w:rsidRPr="00A821D0">
              <w:t>Amdocs</w:t>
            </w:r>
          </w:p>
        </w:tc>
      </w:tr>
    </w:tbl>
    <w:p w:rsidR="00CA2BB0" w:rsidRPr="00C0786F" w:rsidRDefault="00CA2BB0" w:rsidP="00FC6405">
      <w:pPr>
        <w:tabs>
          <w:tab w:val="left" w:pos="2100"/>
        </w:tabs>
      </w:pPr>
    </w:p>
    <w:sectPr w:rsidR="00CA2BB0" w:rsidRPr="00C0786F" w:rsidSect="00F1518C">
      <w:headerReference w:type="default" r:id="rId32"/>
      <w:pgSz w:w="11906" w:h="16838"/>
      <w:pgMar w:top="1411" w:right="1411" w:bottom="1138" w:left="1411"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1C0B" w:rsidRDefault="000E1C0B">
      <w:r>
        <w:separator/>
      </w:r>
    </w:p>
  </w:endnote>
  <w:endnote w:type="continuationSeparator" w:id="0">
    <w:p w:rsidR="000E1C0B" w:rsidRDefault="000E1C0B">
      <w:r>
        <w:continuationSeparator/>
      </w:r>
    </w:p>
  </w:endnote>
  <w:endnote w:type="continuationNotice" w:id="1">
    <w:p w:rsidR="000E1C0B" w:rsidRDefault="000E1C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MS PMincho">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ntique Olive">
    <w:altName w:val="Calibr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StarSymbol">
    <w:altName w:val="Courier New"/>
    <w:panose1 w:val="00000000000000000000"/>
    <w:charset w:val="00"/>
    <w:family w:val="auto"/>
    <w:notTrueType/>
    <w:pitch w:val="variable"/>
    <w:sig w:usb0="00000003" w:usb1="00000000" w:usb2="00000000" w:usb3="00000000" w:csb0="00000001" w:csb1="00000000"/>
  </w:font>
  <w:font w:name="Geneva">
    <w:panose1 w:val="00000000000000000000"/>
    <w:charset w:val="00"/>
    <w:family w:val="swiss"/>
    <w:notTrueType/>
    <w:pitch w:val="variable"/>
    <w:sig w:usb0="00000003" w:usb1="00000000" w:usb2="00000000" w:usb3="00000000" w:csb0="00000001" w:csb1="00000000"/>
  </w:font>
  <w:font w:name="DejaVu Sans Condensed">
    <w:altName w:val="Times New Roman"/>
    <w:charset w:val="00"/>
    <w:family w:val="swiss"/>
    <w:pitch w:val="variable"/>
    <w:sig w:usb0="00000000" w:usb1="5200F5FF" w:usb2="0A042021" w:usb3="00000000" w:csb0="800001FF" w:csb1="00000000"/>
  </w:font>
  <w:font w:name="Arial Black">
    <w:panose1 w:val="020B0A04020102020204"/>
    <w:charset w:val="00"/>
    <w:family w:val="swiss"/>
    <w:pitch w:val="variable"/>
    <w:sig w:usb0="A00002AF" w:usb1="400078FB"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HGPSoeiKakugothicUB">
    <w:charset w:val="80"/>
    <w:family w:val="swiss"/>
    <w:pitch w:val="variable"/>
    <w:sig w:usb0="E00002FF" w:usb1="6AC7FDFB" w:usb2="00000012" w:usb3="00000000" w:csb0="0002009F" w:csb1="00000000"/>
  </w:font>
  <w:font w:name="Impact">
    <w:panose1 w:val="020B0806030902050204"/>
    <w:charset w:val="00"/>
    <w:family w:val="swiss"/>
    <w:pitch w:val="variable"/>
    <w:sig w:usb0="00000287" w:usb1="00000000" w:usb2="00000000" w:usb3="00000000" w:csb0="0000009F" w:csb1="00000000"/>
  </w:font>
  <w:font w:name="Tohom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7442" w:rsidRDefault="002B74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24E9" w:rsidRPr="00C35A8C" w:rsidRDefault="000824E9" w:rsidP="00C67AD2">
    <w:pPr>
      <w:pStyle w:val="Footer"/>
      <w:tabs>
        <w:tab w:val="left" w:pos="3828"/>
      </w:tabs>
      <w:ind w:left="180"/>
      <w:rPr>
        <w:rFonts w:cs="Arial"/>
        <w:color w:val="262626"/>
        <w:sz w:val="18"/>
        <w:szCs w:val="18"/>
      </w:rPr>
    </w:pPr>
    <w:r>
      <w:rPr>
        <w:rFonts w:cs="Arial"/>
        <w:color w:val="262626"/>
        <w:sz w:val="18"/>
        <w:szCs w:val="18"/>
      </w:rPr>
      <w:t xml:space="preserve">© TM Forum 2019. All Rights Reserved                                                                                            </w:t>
    </w:r>
    <w:r w:rsidRPr="00C35A8C">
      <w:rPr>
        <w:rFonts w:cs="Arial"/>
        <w:color w:val="262626"/>
        <w:sz w:val="18"/>
        <w:szCs w:val="18"/>
      </w:rPr>
      <w:t xml:space="preserve">Page </w:t>
    </w:r>
    <w:r w:rsidRPr="00C35A8C">
      <w:rPr>
        <w:rStyle w:val="PageNumber"/>
        <w:rFonts w:cs="Arial"/>
        <w:color w:val="262626"/>
        <w:sz w:val="18"/>
        <w:szCs w:val="18"/>
      </w:rPr>
      <w:fldChar w:fldCharType="begin"/>
    </w:r>
    <w:r w:rsidRPr="00C35A8C">
      <w:rPr>
        <w:rStyle w:val="PageNumber"/>
        <w:rFonts w:cs="Arial"/>
        <w:color w:val="262626"/>
        <w:sz w:val="18"/>
        <w:szCs w:val="18"/>
      </w:rPr>
      <w:instrText xml:space="preserve"> PAGE </w:instrText>
    </w:r>
    <w:r w:rsidRPr="00C35A8C">
      <w:rPr>
        <w:rStyle w:val="PageNumber"/>
        <w:rFonts w:cs="Arial"/>
        <w:color w:val="262626"/>
        <w:sz w:val="18"/>
        <w:szCs w:val="18"/>
      </w:rPr>
      <w:fldChar w:fldCharType="separate"/>
    </w:r>
    <w:r>
      <w:rPr>
        <w:rStyle w:val="PageNumber"/>
        <w:rFonts w:cs="Arial"/>
        <w:noProof/>
        <w:color w:val="262626"/>
        <w:sz w:val="18"/>
        <w:szCs w:val="18"/>
      </w:rPr>
      <w:t>6</w:t>
    </w:r>
    <w:r w:rsidRPr="00C35A8C">
      <w:rPr>
        <w:rStyle w:val="PageNumber"/>
        <w:rFonts w:cs="Arial"/>
        <w:color w:val="262626"/>
        <w:sz w:val="18"/>
        <w:szCs w:val="18"/>
      </w:rPr>
      <w:fldChar w:fldCharType="end"/>
    </w:r>
    <w:r w:rsidRPr="00C35A8C">
      <w:rPr>
        <w:rStyle w:val="PageNumber"/>
        <w:rFonts w:cs="Arial"/>
        <w:color w:val="262626"/>
        <w:sz w:val="18"/>
        <w:szCs w:val="18"/>
      </w:rPr>
      <w:t xml:space="preserve"> </w:t>
    </w:r>
    <w:r>
      <w:rPr>
        <w:rStyle w:val="PageNumber"/>
        <w:rFonts w:cs="Arial"/>
        <w:color w:val="262626"/>
        <w:sz w:val="18"/>
        <w:szCs w:val="18"/>
      </w:rPr>
      <w:t xml:space="preserve">of </w:t>
    </w:r>
    <w:r w:rsidRPr="00C35A8C">
      <w:rPr>
        <w:rStyle w:val="PageNumber"/>
        <w:rFonts w:cs="Arial"/>
        <w:color w:val="262626"/>
        <w:sz w:val="18"/>
        <w:szCs w:val="18"/>
      </w:rPr>
      <w:fldChar w:fldCharType="begin"/>
    </w:r>
    <w:r w:rsidRPr="00C35A8C">
      <w:rPr>
        <w:rStyle w:val="PageNumber"/>
        <w:rFonts w:cs="Arial"/>
        <w:color w:val="262626"/>
        <w:sz w:val="18"/>
        <w:szCs w:val="18"/>
      </w:rPr>
      <w:instrText xml:space="preserve"> </w:instrText>
    </w:r>
    <w:r>
      <w:rPr>
        <w:rStyle w:val="PageNumber"/>
        <w:rFonts w:cs="Arial"/>
        <w:color w:val="262626"/>
        <w:sz w:val="18"/>
        <w:szCs w:val="18"/>
      </w:rPr>
      <w:instrText>NUM</w:instrText>
    </w:r>
    <w:r w:rsidRPr="00C35A8C">
      <w:rPr>
        <w:rStyle w:val="PageNumber"/>
        <w:rFonts w:cs="Arial"/>
        <w:color w:val="262626"/>
        <w:sz w:val="18"/>
        <w:szCs w:val="18"/>
      </w:rPr>
      <w:instrText>PAGE</w:instrText>
    </w:r>
    <w:r>
      <w:rPr>
        <w:rStyle w:val="PageNumber"/>
        <w:rFonts w:cs="Arial"/>
        <w:color w:val="262626"/>
        <w:sz w:val="18"/>
        <w:szCs w:val="18"/>
      </w:rPr>
      <w:instrText>S</w:instrText>
    </w:r>
    <w:r w:rsidRPr="00C35A8C">
      <w:rPr>
        <w:rStyle w:val="PageNumber"/>
        <w:rFonts w:cs="Arial"/>
        <w:color w:val="262626"/>
        <w:sz w:val="18"/>
        <w:szCs w:val="18"/>
      </w:rPr>
      <w:instrText xml:space="preserve"> </w:instrText>
    </w:r>
    <w:r w:rsidRPr="00C35A8C">
      <w:rPr>
        <w:rStyle w:val="PageNumber"/>
        <w:rFonts w:cs="Arial"/>
        <w:color w:val="262626"/>
        <w:sz w:val="18"/>
        <w:szCs w:val="18"/>
      </w:rPr>
      <w:fldChar w:fldCharType="separate"/>
    </w:r>
    <w:r>
      <w:rPr>
        <w:rStyle w:val="PageNumber"/>
        <w:rFonts w:cs="Arial"/>
        <w:noProof/>
        <w:color w:val="262626"/>
        <w:sz w:val="18"/>
        <w:szCs w:val="18"/>
      </w:rPr>
      <w:t>63</w:t>
    </w:r>
    <w:r w:rsidRPr="00C35A8C">
      <w:rPr>
        <w:rStyle w:val="PageNumber"/>
        <w:rFonts w:cs="Arial"/>
        <w:color w:val="262626"/>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24E9" w:rsidRPr="00C35A8C" w:rsidRDefault="000824E9" w:rsidP="003B5038">
    <w:pPr>
      <w:pStyle w:val="Covercopyright"/>
      <w:jc w:val="left"/>
      <w:rPr>
        <w:rFonts w:cs="Arial"/>
        <w:sz w:val="18"/>
        <w:szCs w:val="18"/>
      </w:rPr>
    </w:pPr>
    <w:r w:rsidRPr="00C35A8C">
      <w:rPr>
        <w:rFonts w:cs="Arial"/>
        <w:sz w:val="18"/>
        <w:szCs w:val="18"/>
      </w:rPr>
      <w:sym w:font="Symbol" w:char="F0E3"/>
    </w:r>
    <w:r>
      <w:rPr>
        <w:rFonts w:cs="Arial"/>
        <w:sz w:val="18"/>
        <w:szCs w:val="18"/>
      </w:rPr>
      <w:t>TM Forum 2019</w:t>
    </w:r>
    <w:r w:rsidRPr="00C35A8C">
      <w:rPr>
        <w:rFonts w:cs="Arial"/>
        <w:sz w:val="18"/>
        <w:szCs w:val="18"/>
      </w:rPr>
      <w:t>.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1C0B" w:rsidRDefault="000E1C0B">
      <w:r>
        <w:separator/>
      </w:r>
    </w:p>
  </w:footnote>
  <w:footnote w:type="continuationSeparator" w:id="0">
    <w:p w:rsidR="000E1C0B" w:rsidRDefault="000E1C0B">
      <w:r>
        <w:continuationSeparator/>
      </w:r>
    </w:p>
  </w:footnote>
  <w:footnote w:type="continuationNotice" w:id="1">
    <w:p w:rsidR="000E1C0B" w:rsidRDefault="000E1C0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7442" w:rsidRDefault="002B74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24E9" w:rsidRDefault="000824E9" w:rsidP="00C86A45">
    <w:pPr>
      <w:pStyle w:val="Header"/>
    </w:pPr>
    <w:r>
      <w:rPr>
        <w:noProof/>
        <w:lang w:val="en-IE" w:eastAsia="en-IE"/>
      </w:rPr>
      <w:drawing>
        <wp:anchor distT="0" distB="0" distL="114300" distR="114300" simplePos="0" relativeHeight="251659264" behindDoc="1" locked="0" layoutInCell="1" allowOverlap="1" wp14:anchorId="2216F816" wp14:editId="4C678627">
          <wp:simplePos x="0" y="0"/>
          <wp:positionH relativeFrom="column">
            <wp:posOffset>-417195</wp:posOffset>
          </wp:positionH>
          <wp:positionV relativeFrom="paragraph">
            <wp:posOffset>-463550</wp:posOffset>
          </wp:positionV>
          <wp:extent cx="7726680" cy="672465"/>
          <wp:effectExtent l="0" t="0" r="7620" b="0"/>
          <wp:wrapNone/>
          <wp:docPr id="2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6680" cy="672465"/>
                  </a:xfrm>
                  <a:prstGeom prst="rect">
                    <a:avLst/>
                  </a:prstGeom>
                  <a:noFill/>
                </pic:spPr>
              </pic:pic>
            </a:graphicData>
          </a:graphic>
          <wp14:sizeRelH relativeFrom="page">
            <wp14:pctWidth>0</wp14:pctWidth>
          </wp14:sizeRelH>
          <wp14:sizeRelV relativeFrom="page">
            <wp14:pctHeight>0</wp14:pctHeight>
          </wp14:sizeRelV>
        </wp:anchor>
      </w:drawing>
    </w:r>
    <w:r>
      <w:t>TMF656 Service Problem Management</w:t>
    </w:r>
    <w:r w:rsidRPr="00656A3B">
      <w:t xml:space="preserve"> API</w:t>
    </w:r>
    <w:r>
      <w:t xml:space="preserve"> REST Specification</w:t>
    </w:r>
  </w:p>
  <w:p w:rsidR="000824E9" w:rsidRPr="004E3E77" w:rsidRDefault="000824E9" w:rsidP="00C86A4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24E9" w:rsidRDefault="000824E9">
    <w:pPr>
      <w:pStyle w:val="Header"/>
    </w:pPr>
    <w:r>
      <w:rPr>
        <w:noProof/>
        <w:lang w:val="en-IE" w:eastAsia="en-IE"/>
      </w:rPr>
      <w:drawing>
        <wp:anchor distT="0" distB="0" distL="114300" distR="114300" simplePos="0" relativeHeight="251657216" behindDoc="1" locked="0" layoutInCell="1" allowOverlap="1" wp14:anchorId="517D58E6" wp14:editId="43D77419">
          <wp:simplePos x="0" y="0"/>
          <wp:positionH relativeFrom="column">
            <wp:posOffset>5356860</wp:posOffset>
          </wp:positionH>
          <wp:positionV relativeFrom="paragraph">
            <wp:posOffset>-312420</wp:posOffset>
          </wp:positionV>
          <wp:extent cx="1617558" cy="359037"/>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MForum_logoRedGray.png"/>
                  <pic:cNvPicPr/>
                </pic:nvPicPr>
                <pic:blipFill>
                  <a:blip r:embed="rId1"/>
                  <a:stretch>
                    <a:fillRect/>
                  </a:stretch>
                </pic:blipFill>
                <pic:spPr>
                  <a:xfrm>
                    <a:off x="0" y="0"/>
                    <a:ext cx="1617558" cy="359037"/>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24E9" w:rsidRDefault="000824E9" w:rsidP="00C86A45">
    <w:pPr>
      <w:pStyle w:val="Header"/>
    </w:pPr>
    <w:r>
      <w:rPr>
        <w:noProof/>
        <w:lang w:val="en-IE" w:eastAsia="en-IE"/>
      </w:rPr>
      <w:drawing>
        <wp:anchor distT="0" distB="0" distL="114300" distR="114300" simplePos="0" relativeHeight="251639296" behindDoc="1" locked="0" layoutInCell="1" allowOverlap="1" wp14:anchorId="2576DEEE" wp14:editId="1A8FE612">
          <wp:simplePos x="0" y="0"/>
          <wp:positionH relativeFrom="column">
            <wp:posOffset>-972383</wp:posOffset>
          </wp:positionH>
          <wp:positionV relativeFrom="paragraph">
            <wp:posOffset>-509270</wp:posOffset>
          </wp:positionV>
          <wp:extent cx="7726680" cy="672465"/>
          <wp:effectExtent l="0" t="0" r="7620" b="0"/>
          <wp:wrapNone/>
          <wp:docPr id="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6680" cy="672465"/>
                  </a:xfrm>
                  <a:prstGeom prst="rect">
                    <a:avLst/>
                  </a:prstGeom>
                  <a:noFill/>
                </pic:spPr>
              </pic:pic>
            </a:graphicData>
          </a:graphic>
          <wp14:sizeRelH relativeFrom="page">
            <wp14:pctWidth>0</wp14:pctWidth>
          </wp14:sizeRelH>
          <wp14:sizeRelV relativeFrom="page">
            <wp14:pctHeight>0</wp14:pctHeight>
          </wp14:sizeRelV>
        </wp:anchor>
      </w:drawing>
    </w:r>
    <w:r>
      <w:t>TMF656 Service Problem Management</w:t>
    </w:r>
    <w:r w:rsidRPr="00656A3B">
      <w:t xml:space="preserve"> API</w:t>
    </w:r>
    <w:r>
      <w:t xml:space="preserve"> REST Specification</w:t>
    </w:r>
  </w:p>
  <w:p w:rsidR="000824E9" w:rsidRPr="004E3E77" w:rsidRDefault="000824E9" w:rsidP="00C86A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E469014"/>
    <w:lvl w:ilvl="0">
      <w:start w:val="1"/>
      <w:numFmt w:val="decimal"/>
      <w:pStyle w:val="ListNumber4"/>
      <w:lvlText w:val="%1."/>
      <w:lvlJc w:val="left"/>
      <w:pPr>
        <w:tabs>
          <w:tab w:val="num" w:pos="720"/>
        </w:tabs>
        <w:ind w:left="720" w:hanging="360"/>
      </w:pPr>
      <w:rPr>
        <w:rFonts w:cs="Times New Roman"/>
      </w:rPr>
    </w:lvl>
  </w:abstractNum>
  <w:abstractNum w:abstractNumId="1" w15:restartNumberingAfterBreak="0">
    <w:nsid w:val="FFFFFF82"/>
    <w:multiLevelType w:val="singleLevel"/>
    <w:tmpl w:val="DFEC1AAE"/>
    <w:lvl w:ilvl="0">
      <w:start w:val="1"/>
      <w:numFmt w:val="bullet"/>
      <w:pStyle w:val="ListNumber3"/>
      <w:lvlText w:val=""/>
      <w:lvlJc w:val="left"/>
      <w:pPr>
        <w:tabs>
          <w:tab w:val="num" w:pos="1080"/>
        </w:tabs>
        <w:ind w:left="1080" w:hanging="360"/>
      </w:pPr>
      <w:rPr>
        <w:rFonts w:ascii="Symbol" w:hAnsi="Symbol" w:hint="default"/>
      </w:rPr>
    </w:lvl>
  </w:abstractNum>
  <w:abstractNum w:abstractNumId="2" w15:restartNumberingAfterBreak="0">
    <w:nsid w:val="FFFFFF89"/>
    <w:multiLevelType w:val="singleLevel"/>
    <w:tmpl w:val="8DFED5AE"/>
    <w:lvl w:ilvl="0">
      <w:start w:val="1"/>
      <w:numFmt w:val="bullet"/>
      <w:pStyle w:val="ListNumber"/>
      <w:lvlText w:val=""/>
      <w:lvlJc w:val="left"/>
      <w:pPr>
        <w:tabs>
          <w:tab w:val="num" w:pos="360"/>
        </w:tabs>
        <w:ind w:left="360" w:hanging="360"/>
      </w:pPr>
      <w:rPr>
        <w:rFonts w:ascii="Symbol" w:hAnsi="Symbol" w:hint="default"/>
      </w:rPr>
    </w:lvl>
  </w:abstractNum>
  <w:abstractNum w:abstractNumId="3" w15:restartNumberingAfterBreak="0">
    <w:nsid w:val="00000003"/>
    <w:multiLevelType w:val="singleLevel"/>
    <w:tmpl w:val="00000003"/>
    <w:name w:val="WW8Num6"/>
    <w:lvl w:ilvl="0">
      <w:start w:val="1"/>
      <w:numFmt w:val="bullet"/>
      <w:lvlText w:val=""/>
      <w:lvlJc w:val="left"/>
      <w:pPr>
        <w:tabs>
          <w:tab w:val="num" w:pos="1665"/>
        </w:tabs>
        <w:ind w:left="1665" w:hanging="360"/>
      </w:pPr>
      <w:rPr>
        <w:rFonts w:ascii="Wingdings" w:hAnsi="Wingdings"/>
        <w:u w:val="none"/>
      </w:rPr>
    </w:lvl>
  </w:abstractNum>
  <w:abstractNum w:abstractNumId="4" w15:restartNumberingAfterBreak="0">
    <w:nsid w:val="04CE0A8C"/>
    <w:multiLevelType w:val="multilevel"/>
    <w:tmpl w:val="D2C0A4C2"/>
    <w:name w:val="WW8Num2"/>
    <w:lvl w:ilvl="0">
      <w:start w:val="1"/>
      <w:numFmt w:val="bullet"/>
      <w:lvlText w:val="•"/>
      <w:lvlJc w:val="left"/>
      <w:pPr>
        <w:tabs>
          <w:tab w:val="num" w:pos="360"/>
        </w:tabs>
        <w:ind w:left="360" w:hanging="360"/>
      </w:pPr>
      <w:rPr>
        <w:rFonts w:ascii="Courier New" w:hAnsi="Courier New" w:hint="default"/>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15:restartNumberingAfterBreak="0">
    <w:nsid w:val="08A30C84"/>
    <w:multiLevelType w:val="hybridMultilevel"/>
    <w:tmpl w:val="C7D00020"/>
    <w:lvl w:ilvl="0" w:tplc="04090001">
      <w:start w:val="1"/>
      <w:numFmt w:val="bullet"/>
      <w:lvlText w:val=""/>
      <w:lvlJc w:val="left"/>
      <w:pPr>
        <w:ind w:left="420" w:hanging="420"/>
      </w:pPr>
      <w:rPr>
        <w:rFonts w:ascii="Symbol" w:hAnsi="Symbol" w:hint="default"/>
      </w:rPr>
    </w:lvl>
    <w:lvl w:ilvl="1" w:tplc="04090003">
      <w:start w:val="1"/>
      <w:numFmt w:val="bullet"/>
      <w:lvlText w:val="o"/>
      <w:lvlJc w:val="left"/>
      <w:pPr>
        <w:ind w:left="840" w:hanging="420"/>
      </w:pPr>
      <w:rPr>
        <w:rFonts w:ascii="Courier New" w:hAnsi="Courier New" w:cs="Times New Roman"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091805F8"/>
    <w:multiLevelType w:val="hybridMultilevel"/>
    <w:tmpl w:val="B3C2A2A2"/>
    <w:lvl w:ilvl="0" w:tplc="25EE633E">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0AE2383A"/>
    <w:multiLevelType w:val="hybridMultilevel"/>
    <w:tmpl w:val="87647F56"/>
    <w:name w:val="mTOPBullets"/>
    <w:lvl w:ilvl="0" w:tplc="8A30DE4E">
      <w:start w:val="1"/>
      <w:numFmt w:val="bullet"/>
      <w:lvlText w:val=""/>
      <w:lvlJc w:val="left"/>
      <w:pPr>
        <w:tabs>
          <w:tab w:val="num" w:pos="720"/>
        </w:tabs>
        <w:ind w:left="720" w:hanging="360"/>
      </w:pPr>
      <w:rPr>
        <w:rFonts w:ascii="Symbol" w:hAnsi="Symbol" w:hint="default"/>
        <w:sz w:val="16"/>
      </w:rPr>
    </w:lvl>
    <w:lvl w:ilvl="1" w:tplc="EEDAD204">
      <w:start w:val="1"/>
      <w:numFmt w:val="bullet"/>
      <w:lvlText w:val="o"/>
      <w:lvlJc w:val="left"/>
      <w:pPr>
        <w:tabs>
          <w:tab w:val="num" w:pos="1440"/>
        </w:tabs>
        <w:ind w:left="1440" w:hanging="360"/>
      </w:pPr>
      <w:rPr>
        <w:rFonts w:ascii="Courier New" w:hAnsi="Courier New" w:hint="default"/>
      </w:rPr>
    </w:lvl>
    <w:lvl w:ilvl="2" w:tplc="8234A09A">
      <w:start w:val="1"/>
      <w:numFmt w:val="bullet"/>
      <w:lvlText w:val=""/>
      <w:lvlJc w:val="left"/>
      <w:pPr>
        <w:tabs>
          <w:tab w:val="num" w:pos="2160"/>
        </w:tabs>
        <w:ind w:left="2160" w:hanging="360"/>
      </w:pPr>
      <w:rPr>
        <w:rFonts w:ascii="Wingdings" w:hAnsi="Wingdings" w:hint="default"/>
      </w:rPr>
    </w:lvl>
    <w:lvl w:ilvl="3" w:tplc="BFF250E2">
      <w:start w:val="1"/>
      <w:numFmt w:val="bullet"/>
      <w:lvlText w:val=""/>
      <w:lvlJc w:val="left"/>
      <w:pPr>
        <w:tabs>
          <w:tab w:val="num" w:pos="2880"/>
        </w:tabs>
        <w:ind w:left="2880" w:hanging="360"/>
      </w:pPr>
      <w:rPr>
        <w:rFonts w:ascii="Symbol" w:hAnsi="Symbol" w:hint="default"/>
      </w:rPr>
    </w:lvl>
    <w:lvl w:ilvl="4" w:tplc="6C265474">
      <w:start w:val="1"/>
      <w:numFmt w:val="bullet"/>
      <w:lvlText w:val="o"/>
      <w:lvlJc w:val="left"/>
      <w:pPr>
        <w:tabs>
          <w:tab w:val="num" w:pos="3600"/>
        </w:tabs>
        <w:ind w:left="3600" w:hanging="360"/>
      </w:pPr>
      <w:rPr>
        <w:rFonts w:ascii="Courier New" w:hAnsi="Courier New" w:hint="default"/>
      </w:rPr>
    </w:lvl>
    <w:lvl w:ilvl="5" w:tplc="5BE82D80">
      <w:start w:val="1"/>
      <w:numFmt w:val="bullet"/>
      <w:lvlText w:val=""/>
      <w:lvlJc w:val="left"/>
      <w:pPr>
        <w:tabs>
          <w:tab w:val="num" w:pos="4320"/>
        </w:tabs>
        <w:ind w:left="4320" w:hanging="360"/>
      </w:pPr>
      <w:rPr>
        <w:rFonts w:ascii="Wingdings" w:hAnsi="Wingdings" w:hint="default"/>
      </w:rPr>
    </w:lvl>
    <w:lvl w:ilvl="6" w:tplc="DD661494">
      <w:start w:val="1"/>
      <w:numFmt w:val="bullet"/>
      <w:lvlText w:val=""/>
      <w:lvlJc w:val="left"/>
      <w:pPr>
        <w:tabs>
          <w:tab w:val="num" w:pos="5040"/>
        </w:tabs>
        <w:ind w:left="5040" w:hanging="360"/>
      </w:pPr>
      <w:rPr>
        <w:rFonts w:ascii="Symbol" w:hAnsi="Symbol" w:hint="default"/>
      </w:rPr>
    </w:lvl>
    <w:lvl w:ilvl="7" w:tplc="D556C94E">
      <w:start w:val="1"/>
      <w:numFmt w:val="bullet"/>
      <w:lvlText w:val="o"/>
      <w:lvlJc w:val="left"/>
      <w:pPr>
        <w:tabs>
          <w:tab w:val="num" w:pos="5760"/>
        </w:tabs>
        <w:ind w:left="5760" w:hanging="360"/>
      </w:pPr>
      <w:rPr>
        <w:rFonts w:ascii="Courier New" w:hAnsi="Courier New" w:hint="default"/>
      </w:rPr>
    </w:lvl>
    <w:lvl w:ilvl="8" w:tplc="61DEFFC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2FC77EE"/>
    <w:multiLevelType w:val="hybridMultilevel"/>
    <w:tmpl w:val="8E025E9C"/>
    <w:lvl w:ilvl="0" w:tplc="0409000F">
      <w:start w:val="1"/>
      <w:numFmt w:val="decimal"/>
      <w:lvlText w:val="%1."/>
      <w:lvlJc w:val="left"/>
      <w:pPr>
        <w:ind w:left="480" w:hanging="420"/>
      </w:pPr>
    </w:lvl>
    <w:lvl w:ilvl="1" w:tplc="0409000B">
      <w:start w:val="1"/>
      <w:numFmt w:val="bullet"/>
      <w:lvlText w:val=""/>
      <w:lvlJc w:val="left"/>
      <w:pPr>
        <w:ind w:left="900" w:hanging="420"/>
      </w:pPr>
      <w:rPr>
        <w:rFonts w:ascii="Wingdings" w:hAnsi="Wingdings" w:hint="default"/>
      </w:rPr>
    </w:lvl>
    <w:lvl w:ilvl="2" w:tplc="0409000D">
      <w:start w:val="1"/>
      <w:numFmt w:val="bullet"/>
      <w:lvlText w:val=""/>
      <w:lvlJc w:val="left"/>
      <w:pPr>
        <w:ind w:left="1320" w:hanging="420"/>
      </w:pPr>
      <w:rPr>
        <w:rFonts w:ascii="Wingdings" w:hAnsi="Wingdings" w:hint="default"/>
      </w:rPr>
    </w:lvl>
    <w:lvl w:ilvl="3" w:tplc="04090001">
      <w:start w:val="1"/>
      <w:numFmt w:val="bullet"/>
      <w:lvlText w:val=""/>
      <w:lvlJc w:val="left"/>
      <w:pPr>
        <w:ind w:left="1740" w:hanging="420"/>
      </w:pPr>
      <w:rPr>
        <w:rFonts w:ascii="Wingdings" w:hAnsi="Wingdings" w:hint="default"/>
      </w:rPr>
    </w:lvl>
    <w:lvl w:ilvl="4" w:tplc="0409000B">
      <w:start w:val="1"/>
      <w:numFmt w:val="bullet"/>
      <w:lvlText w:val=""/>
      <w:lvlJc w:val="left"/>
      <w:pPr>
        <w:ind w:left="2160" w:hanging="420"/>
      </w:pPr>
      <w:rPr>
        <w:rFonts w:ascii="Wingdings" w:hAnsi="Wingdings" w:hint="default"/>
      </w:rPr>
    </w:lvl>
    <w:lvl w:ilvl="5" w:tplc="0409000D">
      <w:start w:val="1"/>
      <w:numFmt w:val="bullet"/>
      <w:lvlText w:val=""/>
      <w:lvlJc w:val="left"/>
      <w:pPr>
        <w:ind w:left="2580" w:hanging="420"/>
      </w:pPr>
      <w:rPr>
        <w:rFonts w:ascii="Wingdings" w:hAnsi="Wingdings" w:hint="default"/>
      </w:rPr>
    </w:lvl>
    <w:lvl w:ilvl="6" w:tplc="04090001">
      <w:start w:val="1"/>
      <w:numFmt w:val="bullet"/>
      <w:lvlText w:val=""/>
      <w:lvlJc w:val="left"/>
      <w:pPr>
        <w:ind w:left="3000" w:hanging="420"/>
      </w:pPr>
      <w:rPr>
        <w:rFonts w:ascii="Wingdings" w:hAnsi="Wingdings" w:hint="default"/>
      </w:rPr>
    </w:lvl>
    <w:lvl w:ilvl="7" w:tplc="0409000B">
      <w:start w:val="1"/>
      <w:numFmt w:val="bullet"/>
      <w:lvlText w:val=""/>
      <w:lvlJc w:val="left"/>
      <w:pPr>
        <w:ind w:left="3420" w:hanging="420"/>
      </w:pPr>
      <w:rPr>
        <w:rFonts w:ascii="Wingdings" w:hAnsi="Wingdings" w:hint="default"/>
      </w:rPr>
    </w:lvl>
    <w:lvl w:ilvl="8" w:tplc="0409000D">
      <w:start w:val="1"/>
      <w:numFmt w:val="bullet"/>
      <w:lvlText w:val=""/>
      <w:lvlJc w:val="left"/>
      <w:pPr>
        <w:ind w:left="3840" w:hanging="420"/>
      </w:pPr>
      <w:rPr>
        <w:rFonts w:ascii="Wingdings" w:hAnsi="Wingdings" w:hint="default"/>
      </w:rPr>
    </w:lvl>
  </w:abstractNum>
  <w:abstractNum w:abstractNumId="9" w15:restartNumberingAfterBreak="0">
    <w:nsid w:val="2DEE3CCE"/>
    <w:multiLevelType w:val="hybridMultilevel"/>
    <w:tmpl w:val="F9EA3554"/>
    <w:lvl w:ilvl="0" w:tplc="04090003">
      <w:start w:val="1"/>
      <w:numFmt w:val="bullet"/>
      <w:lvlText w:val=""/>
      <w:lvlJc w:val="left"/>
      <w:pPr>
        <w:ind w:left="480" w:hanging="420"/>
      </w:pPr>
      <w:rPr>
        <w:rFonts w:ascii="Wingdings" w:hAnsi="Wingdings" w:hint="default"/>
      </w:rPr>
    </w:lvl>
    <w:lvl w:ilvl="1" w:tplc="5F584788">
      <w:numFmt w:val="bullet"/>
      <w:lvlText w:val="-"/>
      <w:lvlJc w:val="left"/>
      <w:pPr>
        <w:ind w:left="1200" w:hanging="720"/>
      </w:pPr>
      <w:rPr>
        <w:rFonts w:ascii="Helvetica" w:eastAsiaTheme="minorEastAsia" w:hAnsi="Helvetica" w:cs="Helvetica" w:hint="default"/>
      </w:rPr>
    </w:lvl>
    <w:lvl w:ilvl="2" w:tplc="0409000D">
      <w:start w:val="1"/>
      <w:numFmt w:val="bullet"/>
      <w:lvlText w:val=""/>
      <w:lvlJc w:val="left"/>
      <w:pPr>
        <w:ind w:left="1320" w:hanging="420"/>
      </w:pPr>
      <w:rPr>
        <w:rFonts w:ascii="Wingdings" w:hAnsi="Wingdings" w:hint="default"/>
      </w:rPr>
    </w:lvl>
    <w:lvl w:ilvl="3" w:tplc="04090001">
      <w:start w:val="1"/>
      <w:numFmt w:val="bullet"/>
      <w:lvlText w:val=""/>
      <w:lvlJc w:val="left"/>
      <w:pPr>
        <w:ind w:left="1740" w:hanging="420"/>
      </w:pPr>
      <w:rPr>
        <w:rFonts w:ascii="Wingdings" w:hAnsi="Wingdings" w:hint="default"/>
      </w:rPr>
    </w:lvl>
    <w:lvl w:ilvl="4" w:tplc="0409000B">
      <w:start w:val="1"/>
      <w:numFmt w:val="bullet"/>
      <w:lvlText w:val=""/>
      <w:lvlJc w:val="left"/>
      <w:pPr>
        <w:ind w:left="2160" w:hanging="420"/>
      </w:pPr>
      <w:rPr>
        <w:rFonts w:ascii="Wingdings" w:hAnsi="Wingdings" w:hint="default"/>
      </w:rPr>
    </w:lvl>
    <w:lvl w:ilvl="5" w:tplc="0409000D">
      <w:start w:val="1"/>
      <w:numFmt w:val="bullet"/>
      <w:lvlText w:val=""/>
      <w:lvlJc w:val="left"/>
      <w:pPr>
        <w:ind w:left="2580" w:hanging="420"/>
      </w:pPr>
      <w:rPr>
        <w:rFonts w:ascii="Wingdings" w:hAnsi="Wingdings" w:hint="default"/>
      </w:rPr>
    </w:lvl>
    <w:lvl w:ilvl="6" w:tplc="04090001">
      <w:start w:val="1"/>
      <w:numFmt w:val="bullet"/>
      <w:lvlText w:val=""/>
      <w:lvlJc w:val="left"/>
      <w:pPr>
        <w:ind w:left="3000" w:hanging="420"/>
      </w:pPr>
      <w:rPr>
        <w:rFonts w:ascii="Wingdings" w:hAnsi="Wingdings" w:hint="default"/>
      </w:rPr>
    </w:lvl>
    <w:lvl w:ilvl="7" w:tplc="0409000B">
      <w:start w:val="1"/>
      <w:numFmt w:val="bullet"/>
      <w:lvlText w:val=""/>
      <w:lvlJc w:val="left"/>
      <w:pPr>
        <w:ind w:left="3420" w:hanging="420"/>
      </w:pPr>
      <w:rPr>
        <w:rFonts w:ascii="Wingdings" w:hAnsi="Wingdings" w:hint="default"/>
      </w:rPr>
    </w:lvl>
    <w:lvl w:ilvl="8" w:tplc="0409000D">
      <w:start w:val="1"/>
      <w:numFmt w:val="bullet"/>
      <w:lvlText w:val=""/>
      <w:lvlJc w:val="left"/>
      <w:pPr>
        <w:ind w:left="3840" w:hanging="420"/>
      </w:pPr>
      <w:rPr>
        <w:rFonts w:ascii="Wingdings" w:hAnsi="Wingdings" w:hint="default"/>
      </w:rPr>
    </w:lvl>
  </w:abstractNum>
  <w:abstractNum w:abstractNumId="10" w15:restartNumberingAfterBreak="0">
    <w:nsid w:val="33B55975"/>
    <w:multiLevelType w:val="hybridMultilevel"/>
    <w:tmpl w:val="60BA34FC"/>
    <w:lvl w:ilvl="0" w:tplc="8F041164">
      <w:numFmt w:val="bullet"/>
      <w:lvlText w:val="•"/>
      <w:lvlJc w:val="left"/>
      <w:pPr>
        <w:ind w:left="420" w:hanging="420"/>
      </w:pPr>
      <w:rPr>
        <w:rFonts w:ascii="Arial" w:eastAsia="Times New Roman" w:hAnsi="Arial" w:cs="Arial"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1" w15:restartNumberingAfterBreak="0">
    <w:nsid w:val="3C9F5739"/>
    <w:multiLevelType w:val="hybridMultilevel"/>
    <w:tmpl w:val="B87C268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12" w15:restartNumberingAfterBreak="0">
    <w:nsid w:val="40472610"/>
    <w:multiLevelType w:val="multilevel"/>
    <w:tmpl w:val="5088E372"/>
    <w:lvl w:ilvl="0">
      <w:start w:val="1"/>
      <w:numFmt w:val="decimal"/>
      <w:lvlText w:val="%1."/>
      <w:lvlJc w:val="left"/>
      <w:pPr>
        <w:tabs>
          <w:tab w:val="num" w:pos="432"/>
        </w:tabs>
        <w:ind w:left="432" w:hanging="432"/>
      </w:pPr>
      <w:rPr>
        <w:rFonts w:ascii="Arial" w:eastAsia="Times New Roman" w:hAnsi="Arial" w:cs="Arial"/>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3" w15:restartNumberingAfterBreak="0">
    <w:nsid w:val="44D7290E"/>
    <w:multiLevelType w:val="hybridMultilevel"/>
    <w:tmpl w:val="84366E62"/>
    <w:lvl w:ilvl="0" w:tplc="8F041164">
      <w:numFmt w:val="bullet"/>
      <w:lvlText w:val="•"/>
      <w:lvlJc w:val="left"/>
      <w:pPr>
        <w:ind w:left="420" w:hanging="420"/>
      </w:pPr>
      <w:rPr>
        <w:rFonts w:ascii="Arial" w:eastAsia="Times New Roman" w:hAnsi="Arial" w:cs="Arial"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4" w15:restartNumberingAfterBreak="0">
    <w:nsid w:val="460155AF"/>
    <w:multiLevelType w:val="hybridMultilevel"/>
    <w:tmpl w:val="D91A4BE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15" w15:restartNumberingAfterBreak="0">
    <w:nsid w:val="50772668"/>
    <w:multiLevelType w:val="hybridMultilevel"/>
    <w:tmpl w:val="D5223318"/>
    <w:lvl w:ilvl="0" w:tplc="D5A6E948">
      <w:start w:val="1"/>
      <w:numFmt w:val="lowerLetter"/>
      <w:pStyle w:val="bodytextalphalistindent"/>
      <w:lvlText w:val="%1)"/>
      <w:lvlJc w:val="right"/>
      <w:pPr>
        <w:tabs>
          <w:tab w:val="num" w:pos="720"/>
        </w:tabs>
        <w:ind w:left="720" w:hanging="360"/>
      </w:pPr>
      <w:rPr>
        <w:rFonts w:ascii="Arial" w:hAnsi="Arial" w:cs="Times New Roman" w:hint="default"/>
        <w:b w:val="0"/>
        <w:i w:val="0"/>
        <w:sz w:val="20"/>
      </w:rPr>
    </w:lvl>
    <w:lvl w:ilvl="1" w:tplc="04090003">
      <w:start w:val="1"/>
      <w:numFmt w:val="lowerRoman"/>
      <w:pStyle w:val="bodytextromanlist"/>
      <w:lvlText w:val="%2."/>
      <w:lvlJc w:val="left"/>
      <w:pPr>
        <w:tabs>
          <w:tab w:val="num" w:pos="924"/>
        </w:tabs>
        <w:ind w:left="924" w:hanging="567"/>
      </w:pPr>
      <w:rPr>
        <w:rFonts w:ascii="Arial" w:hAnsi="Arial" w:cs="Times New Roman" w:hint="default"/>
        <w:b w:val="0"/>
        <w:i w:val="0"/>
        <w:sz w:val="20"/>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6" w15:restartNumberingAfterBreak="0">
    <w:nsid w:val="62E23664"/>
    <w:multiLevelType w:val="hybridMultilevel"/>
    <w:tmpl w:val="93303C5C"/>
    <w:lvl w:ilvl="0" w:tplc="578C022C">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8DC001B"/>
    <w:multiLevelType w:val="hybridMultilevel"/>
    <w:tmpl w:val="D1846BF2"/>
    <w:lvl w:ilvl="0" w:tplc="4B44003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8" w15:restartNumberingAfterBreak="0">
    <w:nsid w:val="693B4D06"/>
    <w:multiLevelType w:val="hybridMultilevel"/>
    <w:tmpl w:val="2B4EA324"/>
    <w:name w:val="mtopBullet"/>
    <w:lvl w:ilvl="0" w:tplc="6326213E">
      <w:start w:val="1"/>
      <w:numFmt w:val="bullet"/>
      <w:lvlText w:val=""/>
      <w:lvlJc w:val="left"/>
      <w:pPr>
        <w:tabs>
          <w:tab w:val="num" w:pos="720"/>
        </w:tabs>
        <w:ind w:left="720" w:hanging="360"/>
      </w:pPr>
      <w:rPr>
        <w:rFonts w:ascii="Symbol" w:hAnsi="Symbol" w:hint="default"/>
        <w:sz w:val="20"/>
      </w:rPr>
    </w:lvl>
    <w:lvl w:ilvl="1" w:tplc="B8923128">
      <w:start w:val="1"/>
      <w:numFmt w:val="bullet"/>
      <w:lvlText w:val="o"/>
      <w:lvlJc w:val="left"/>
      <w:pPr>
        <w:tabs>
          <w:tab w:val="num" w:pos="360"/>
        </w:tabs>
        <w:ind w:left="360" w:hanging="360"/>
      </w:pPr>
      <w:rPr>
        <w:rFonts w:ascii="Courier New" w:hAnsi="Courier New" w:hint="default"/>
      </w:rPr>
    </w:lvl>
    <w:lvl w:ilvl="2" w:tplc="5768A22C">
      <w:start w:val="1"/>
      <w:numFmt w:val="bullet"/>
      <w:lvlText w:val=""/>
      <w:lvlJc w:val="left"/>
      <w:pPr>
        <w:tabs>
          <w:tab w:val="num" w:pos="1080"/>
        </w:tabs>
        <w:ind w:left="1080" w:hanging="360"/>
      </w:pPr>
      <w:rPr>
        <w:rFonts w:ascii="Wingdings" w:hAnsi="Wingdings" w:hint="default"/>
      </w:rPr>
    </w:lvl>
    <w:lvl w:ilvl="3" w:tplc="F11206D4">
      <w:start w:val="1"/>
      <w:numFmt w:val="bullet"/>
      <w:lvlText w:val=""/>
      <w:lvlJc w:val="left"/>
      <w:pPr>
        <w:tabs>
          <w:tab w:val="num" w:pos="1800"/>
        </w:tabs>
        <w:ind w:left="1800" w:hanging="360"/>
      </w:pPr>
      <w:rPr>
        <w:rFonts w:ascii="Symbol" w:hAnsi="Symbol" w:hint="default"/>
      </w:rPr>
    </w:lvl>
    <w:lvl w:ilvl="4" w:tplc="3A44A554">
      <w:start w:val="1"/>
      <w:numFmt w:val="bullet"/>
      <w:lvlText w:val="o"/>
      <w:lvlJc w:val="left"/>
      <w:pPr>
        <w:tabs>
          <w:tab w:val="num" w:pos="2520"/>
        </w:tabs>
        <w:ind w:left="2520" w:hanging="360"/>
      </w:pPr>
      <w:rPr>
        <w:rFonts w:ascii="Courier New" w:hAnsi="Courier New" w:hint="default"/>
      </w:rPr>
    </w:lvl>
    <w:lvl w:ilvl="5" w:tplc="FB1AA354">
      <w:start w:val="1"/>
      <w:numFmt w:val="bullet"/>
      <w:lvlText w:val=""/>
      <w:lvlJc w:val="left"/>
      <w:pPr>
        <w:tabs>
          <w:tab w:val="num" w:pos="3240"/>
        </w:tabs>
        <w:ind w:left="3240" w:hanging="360"/>
      </w:pPr>
      <w:rPr>
        <w:rFonts w:ascii="Wingdings" w:hAnsi="Wingdings" w:hint="default"/>
      </w:rPr>
    </w:lvl>
    <w:lvl w:ilvl="6" w:tplc="792E538C">
      <w:start w:val="1"/>
      <w:numFmt w:val="bullet"/>
      <w:lvlText w:val=""/>
      <w:lvlJc w:val="left"/>
      <w:pPr>
        <w:tabs>
          <w:tab w:val="num" w:pos="3960"/>
        </w:tabs>
        <w:ind w:left="3960" w:hanging="360"/>
      </w:pPr>
      <w:rPr>
        <w:rFonts w:ascii="Symbol" w:hAnsi="Symbol" w:hint="default"/>
      </w:rPr>
    </w:lvl>
    <w:lvl w:ilvl="7" w:tplc="BC92DD82">
      <w:start w:val="1"/>
      <w:numFmt w:val="bullet"/>
      <w:lvlText w:val="o"/>
      <w:lvlJc w:val="left"/>
      <w:pPr>
        <w:tabs>
          <w:tab w:val="num" w:pos="4680"/>
        </w:tabs>
        <w:ind w:left="4680" w:hanging="360"/>
      </w:pPr>
      <w:rPr>
        <w:rFonts w:ascii="Courier New" w:hAnsi="Courier New" w:hint="default"/>
      </w:rPr>
    </w:lvl>
    <w:lvl w:ilvl="8" w:tplc="59A44B1A">
      <w:start w:val="1"/>
      <w:numFmt w:val="bullet"/>
      <w:lvlText w:val=""/>
      <w:lvlJc w:val="left"/>
      <w:pPr>
        <w:tabs>
          <w:tab w:val="num" w:pos="5400"/>
        </w:tabs>
        <w:ind w:left="5400" w:hanging="360"/>
      </w:pPr>
      <w:rPr>
        <w:rFonts w:ascii="Wingdings" w:hAnsi="Wingdings" w:hint="default"/>
      </w:rPr>
    </w:lvl>
  </w:abstractNum>
  <w:abstractNum w:abstractNumId="19" w15:restartNumberingAfterBreak="0">
    <w:nsid w:val="6E601FE6"/>
    <w:multiLevelType w:val="hybridMultilevel"/>
    <w:tmpl w:val="9554397E"/>
    <w:lvl w:ilvl="0" w:tplc="D5A6E948">
      <w:start w:val="1"/>
      <w:numFmt w:val="bullet"/>
      <w:pStyle w:val="Bullist"/>
      <w:lvlText w:val=""/>
      <w:lvlJc w:val="left"/>
      <w:pPr>
        <w:tabs>
          <w:tab w:val="num" w:pos="-1080"/>
        </w:tabs>
        <w:ind w:left="-1080" w:hanging="360"/>
      </w:pPr>
      <w:rPr>
        <w:rFonts w:ascii="Symbol" w:hAnsi="Symbol" w:hint="default"/>
        <w:sz w:val="20"/>
      </w:rPr>
    </w:lvl>
    <w:lvl w:ilvl="1" w:tplc="04090003">
      <w:start w:val="1"/>
      <w:numFmt w:val="bullet"/>
      <w:lvlText w:val="o"/>
      <w:lvlJc w:val="left"/>
      <w:pPr>
        <w:tabs>
          <w:tab w:val="num" w:pos="2234"/>
        </w:tabs>
        <w:ind w:left="2234" w:hanging="360"/>
      </w:pPr>
      <w:rPr>
        <w:rFonts w:ascii="Courier New" w:hAnsi="Courier New" w:hint="default"/>
      </w:rPr>
    </w:lvl>
    <w:lvl w:ilvl="2" w:tplc="04090005">
      <w:start w:val="1"/>
      <w:numFmt w:val="bullet"/>
      <w:lvlText w:val=""/>
      <w:lvlJc w:val="left"/>
      <w:pPr>
        <w:tabs>
          <w:tab w:val="num" w:pos="2954"/>
        </w:tabs>
        <w:ind w:left="2954" w:hanging="360"/>
      </w:pPr>
      <w:rPr>
        <w:rFonts w:ascii="Wingdings" w:hAnsi="Wingdings" w:hint="default"/>
      </w:rPr>
    </w:lvl>
    <w:lvl w:ilvl="3" w:tplc="04090001">
      <w:start w:val="1"/>
      <w:numFmt w:val="bullet"/>
      <w:lvlText w:val=""/>
      <w:lvlJc w:val="left"/>
      <w:pPr>
        <w:tabs>
          <w:tab w:val="num" w:pos="3674"/>
        </w:tabs>
        <w:ind w:left="3674" w:hanging="360"/>
      </w:pPr>
      <w:rPr>
        <w:rFonts w:ascii="Symbol" w:hAnsi="Symbol" w:hint="default"/>
      </w:rPr>
    </w:lvl>
    <w:lvl w:ilvl="4" w:tplc="04090003">
      <w:start w:val="1"/>
      <w:numFmt w:val="bullet"/>
      <w:lvlText w:val="o"/>
      <w:lvlJc w:val="left"/>
      <w:pPr>
        <w:tabs>
          <w:tab w:val="num" w:pos="4394"/>
        </w:tabs>
        <w:ind w:left="4394" w:hanging="360"/>
      </w:pPr>
      <w:rPr>
        <w:rFonts w:ascii="Courier New" w:hAnsi="Courier New" w:hint="default"/>
      </w:rPr>
    </w:lvl>
    <w:lvl w:ilvl="5" w:tplc="04090005">
      <w:start w:val="1"/>
      <w:numFmt w:val="bullet"/>
      <w:lvlText w:val=""/>
      <w:lvlJc w:val="left"/>
      <w:pPr>
        <w:tabs>
          <w:tab w:val="num" w:pos="5114"/>
        </w:tabs>
        <w:ind w:left="5114" w:hanging="360"/>
      </w:pPr>
      <w:rPr>
        <w:rFonts w:ascii="Wingdings" w:hAnsi="Wingdings" w:hint="default"/>
      </w:rPr>
    </w:lvl>
    <w:lvl w:ilvl="6" w:tplc="04090001">
      <w:start w:val="1"/>
      <w:numFmt w:val="bullet"/>
      <w:lvlText w:val=""/>
      <w:lvlJc w:val="left"/>
      <w:pPr>
        <w:tabs>
          <w:tab w:val="num" w:pos="5834"/>
        </w:tabs>
        <w:ind w:left="5834" w:hanging="360"/>
      </w:pPr>
      <w:rPr>
        <w:rFonts w:ascii="Symbol" w:hAnsi="Symbol" w:hint="default"/>
      </w:rPr>
    </w:lvl>
    <w:lvl w:ilvl="7" w:tplc="04090003">
      <w:start w:val="1"/>
      <w:numFmt w:val="bullet"/>
      <w:lvlText w:val="o"/>
      <w:lvlJc w:val="left"/>
      <w:pPr>
        <w:tabs>
          <w:tab w:val="num" w:pos="6554"/>
        </w:tabs>
        <w:ind w:left="6554" w:hanging="360"/>
      </w:pPr>
      <w:rPr>
        <w:rFonts w:ascii="Courier New" w:hAnsi="Courier New" w:hint="default"/>
      </w:rPr>
    </w:lvl>
    <w:lvl w:ilvl="8" w:tplc="04090005">
      <w:start w:val="1"/>
      <w:numFmt w:val="bullet"/>
      <w:lvlText w:val=""/>
      <w:lvlJc w:val="left"/>
      <w:pPr>
        <w:tabs>
          <w:tab w:val="num" w:pos="7274"/>
        </w:tabs>
        <w:ind w:left="7274" w:hanging="360"/>
      </w:pPr>
      <w:rPr>
        <w:rFonts w:ascii="Wingdings" w:hAnsi="Wingdings" w:hint="default"/>
      </w:rPr>
    </w:lvl>
  </w:abstractNum>
  <w:abstractNum w:abstractNumId="20" w15:restartNumberingAfterBreak="0">
    <w:nsid w:val="742571CB"/>
    <w:multiLevelType w:val="singleLevel"/>
    <w:tmpl w:val="57E45806"/>
    <w:lvl w:ilvl="0">
      <w:numFmt w:val="decimal"/>
      <w:pStyle w:val="HeaderLeft"/>
      <w:lvlText w:val="*"/>
      <w:lvlJc w:val="left"/>
      <w:rPr>
        <w:rFonts w:cs="Times New Roman"/>
      </w:rPr>
    </w:lvl>
  </w:abstractNum>
  <w:num w:numId="1">
    <w:abstractNumId w:val="2"/>
  </w:num>
  <w:num w:numId="2">
    <w:abstractNumId w:val="1"/>
  </w:num>
  <w:num w:numId="3">
    <w:abstractNumId w:val="0"/>
  </w:num>
  <w:num w:numId="4">
    <w:abstractNumId w:val="12"/>
  </w:num>
  <w:num w:numId="5">
    <w:abstractNumId w:val="15"/>
  </w:num>
  <w:num w:numId="6">
    <w:abstractNumId w:val="20"/>
    <w:lvlOverride w:ilvl="0">
      <w:lvl w:ilvl="0">
        <w:start w:val="1"/>
        <w:numFmt w:val="bullet"/>
        <w:pStyle w:val="HeaderLeft"/>
        <w:lvlText w:val=""/>
        <w:legacy w:legacy="1" w:legacySpace="0" w:legacyIndent="0"/>
        <w:lvlJc w:val="left"/>
        <w:pPr>
          <w:ind w:left="1080"/>
        </w:pPr>
        <w:rPr>
          <w:rFonts w:ascii="Symbol" w:hAnsi="Symbol" w:hint="default"/>
        </w:rPr>
      </w:lvl>
    </w:lvlOverride>
  </w:num>
  <w:num w:numId="7">
    <w:abstractNumId w:val="19"/>
  </w:num>
  <w:num w:numId="8">
    <w:abstractNumId w:val="17"/>
  </w:num>
  <w:num w:numId="9">
    <w:abstractNumId w:val="6"/>
  </w:num>
  <w:num w:numId="10">
    <w:abstractNumId w:val="16"/>
  </w:num>
  <w:num w:numId="11">
    <w:abstractNumId w:val="9"/>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lvlOverride w:ilvl="2"/>
    <w:lvlOverride w:ilvl="3"/>
    <w:lvlOverride w:ilvl="4"/>
    <w:lvlOverride w:ilvl="5"/>
    <w:lvlOverride w:ilvl="6"/>
    <w:lvlOverride w:ilvl="7"/>
    <w:lvlOverride w:ilvl="8"/>
  </w:num>
  <w:num w:numId="15">
    <w:abstractNumId w:val="5"/>
  </w:num>
  <w:num w:numId="16">
    <w:abstractNumId w:val="10"/>
  </w:num>
  <w:num w:numId="17">
    <w:abstractNumId w:val="1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ierre Gauthier">
    <w15:presenceInfo w15:providerId="AD" w15:userId="S::pgauthier@tmforum.org::3f7b5330-6d82-4319-ac8b-ed1cd5d6ed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formatting="0"/>
  <w:defaultTabStop w:val="720"/>
  <w:hyphenationZone w:val="283"/>
  <w:doNotHyphenateCaps/>
  <w:drawingGridHorizontalSpacing w:val="100"/>
  <w:displayHorizontalDrawingGridEvery w:val="2"/>
  <w:characterSpacingControl w:val="doNotCompress"/>
  <w:savePreviewPicture/>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DF0"/>
    <w:rsid w:val="000000E6"/>
    <w:rsid w:val="000003B6"/>
    <w:rsid w:val="000010C7"/>
    <w:rsid w:val="00002FE6"/>
    <w:rsid w:val="00003233"/>
    <w:rsid w:val="0000450F"/>
    <w:rsid w:val="00004BD8"/>
    <w:rsid w:val="00004D50"/>
    <w:rsid w:val="00005685"/>
    <w:rsid w:val="000066CA"/>
    <w:rsid w:val="0000798F"/>
    <w:rsid w:val="0001081A"/>
    <w:rsid w:val="0001142A"/>
    <w:rsid w:val="000136A0"/>
    <w:rsid w:val="00013E89"/>
    <w:rsid w:val="00014E78"/>
    <w:rsid w:val="00014F3B"/>
    <w:rsid w:val="00015C54"/>
    <w:rsid w:val="00015CE2"/>
    <w:rsid w:val="0001656C"/>
    <w:rsid w:val="00016981"/>
    <w:rsid w:val="000179B2"/>
    <w:rsid w:val="00020796"/>
    <w:rsid w:val="00021139"/>
    <w:rsid w:val="0002122B"/>
    <w:rsid w:val="000227B8"/>
    <w:rsid w:val="00022FCC"/>
    <w:rsid w:val="00024BF8"/>
    <w:rsid w:val="00024E57"/>
    <w:rsid w:val="0002553C"/>
    <w:rsid w:val="00026285"/>
    <w:rsid w:val="0002725A"/>
    <w:rsid w:val="00027555"/>
    <w:rsid w:val="000308A5"/>
    <w:rsid w:val="00030CEF"/>
    <w:rsid w:val="000319CD"/>
    <w:rsid w:val="00032224"/>
    <w:rsid w:val="00033300"/>
    <w:rsid w:val="00040C31"/>
    <w:rsid w:val="00041418"/>
    <w:rsid w:val="00041693"/>
    <w:rsid w:val="00041C17"/>
    <w:rsid w:val="00043FDB"/>
    <w:rsid w:val="00044637"/>
    <w:rsid w:val="000448A2"/>
    <w:rsid w:val="000452D2"/>
    <w:rsid w:val="00046C6A"/>
    <w:rsid w:val="00046E20"/>
    <w:rsid w:val="00053A75"/>
    <w:rsid w:val="000563FF"/>
    <w:rsid w:val="00062A01"/>
    <w:rsid w:val="00062FD8"/>
    <w:rsid w:val="00063871"/>
    <w:rsid w:val="00065268"/>
    <w:rsid w:val="00065AF2"/>
    <w:rsid w:val="000663A1"/>
    <w:rsid w:val="00066EED"/>
    <w:rsid w:val="00073740"/>
    <w:rsid w:val="00073B42"/>
    <w:rsid w:val="000758BE"/>
    <w:rsid w:val="00076949"/>
    <w:rsid w:val="00076FBD"/>
    <w:rsid w:val="00081639"/>
    <w:rsid w:val="00081F36"/>
    <w:rsid w:val="000824E9"/>
    <w:rsid w:val="000828DA"/>
    <w:rsid w:val="00083F5D"/>
    <w:rsid w:val="00083F8B"/>
    <w:rsid w:val="00085124"/>
    <w:rsid w:val="000857AF"/>
    <w:rsid w:val="00086932"/>
    <w:rsid w:val="000876D8"/>
    <w:rsid w:val="00090AA9"/>
    <w:rsid w:val="00090BB5"/>
    <w:rsid w:val="000928BE"/>
    <w:rsid w:val="00093242"/>
    <w:rsid w:val="000933AF"/>
    <w:rsid w:val="00093465"/>
    <w:rsid w:val="0009506F"/>
    <w:rsid w:val="00095C4D"/>
    <w:rsid w:val="00095F66"/>
    <w:rsid w:val="000967C1"/>
    <w:rsid w:val="00096A4E"/>
    <w:rsid w:val="00096F01"/>
    <w:rsid w:val="000971BD"/>
    <w:rsid w:val="000973EB"/>
    <w:rsid w:val="000A05ED"/>
    <w:rsid w:val="000A10AC"/>
    <w:rsid w:val="000A1A6B"/>
    <w:rsid w:val="000A4286"/>
    <w:rsid w:val="000A654C"/>
    <w:rsid w:val="000A7167"/>
    <w:rsid w:val="000B0D6A"/>
    <w:rsid w:val="000B0F1C"/>
    <w:rsid w:val="000B27CA"/>
    <w:rsid w:val="000B4828"/>
    <w:rsid w:val="000B59AF"/>
    <w:rsid w:val="000C0310"/>
    <w:rsid w:val="000C0AD7"/>
    <w:rsid w:val="000C0F15"/>
    <w:rsid w:val="000C151F"/>
    <w:rsid w:val="000C2B34"/>
    <w:rsid w:val="000C33EE"/>
    <w:rsid w:val="000C357C"/>
    <w:rsid w:val="000C5AF2"/>
    <w:rsid w:val="000C76D7"/>
    <w:rsid w:val="000D02D7"/>
    <w:rsid w:val="000D114D"/>
    <w:rsid w:val="000D16ED"/>
    <w:rsid w:val="000D2A03"/>
    <w:rsid w:val="000D382A"/>
    <w:rsid w:val="000D429B"/>
    <w:rsid w:val="000D481A"/>
    <w:rsid w:val="000D4A0E"/>
    <w:rsid w:val="000D4CE3"/>
    <w:rsid w:val="000D5E53"/>
    <w:rsid w:val="000D6918"/>
    <w:rsid w:val="000D79E0"/>
    <w:rsid w:val="000E1BC6"/>
    <w:rsid w:val="000E1C0B"/>
    <w:rsid w:val="000E3039"/>
    <w:rsid w:val="000E31D5"/>
    <w:rsid w:val="000E3573"/>
    <w:rsid w:val="000E37D3"/>
    <w:rsid w:val="000E3CD4"/>
    <w:rsid w:val="000E4302"/>
    <w:rsid w:val="000E5D4E"/>
    <w:rsid w:val="000F1502"/>
    <w:rsid w:val="000F4B6E"/>
    <w:rsid w:val="000F5927"/>
    <w:rsid w:val="00101047"/>
    <w:rsid w:val="00101598"/>
    <w:rsid w:val="00101F3F"/>
    <w:rsid w:val="00102C67"/>
    <w:rsid w:val="001044AA"/>
    <w:rsid w:val="00104694"/>
    <w:rsid w:val="00105299"/>
    <w:rsid w:val="00105550"/>
    <w:rsid w:val="001056B1"/>
    <w:rsid w:val="00107C1B"/>
    <w:rsid w:val="00110DDC"/>
    <w:rsid w:val="00110EAF"/>
    <w:rsid w:val="001111EF"/>
    <w:rsid w:val="00111666"/>
    <w:rsid w:val="00111F6B"/>
    <w:rsid w:val="00112D72"/>
    <w:rsid w:val="00115257"/>
    <w:rsid w:val="001155E9"/>
    <w:rsid w:val="00115BCD"/>
    <w:rsid w:val="00117D60"/>
    <w:rsid w:val="00122082"/>
    <w:rsid w:val="001221C9"/>
    <w:rsid w:val="00122530"/>
    <w:rsid w:val="00123358"/>
    <w:rsid w:val="001253B4"/>
    <w:rsid w:val="0012646B"/>
    <w:rsid w:val="001264D3"/>
    <w:rsid w:val="00130CD5"/>
    <w:rsid w:val="00130E0C"/>
    <w:rsid w:val="00132147"/>
    <w:rsid w:val="00132575"/>
    <w:rsid w:val="0013297A"/>
    <w:rsid w:val="001344A1"/>
    <w:rsid w:val="001345E2"/>
    <w:rsid w:val="001362E8"/>
    <w:rsid w:val="0013707B"/>
    <w:rsid w:val="00137738"/>
    <w:rsid w:val="0014055F"/>
    <w:rsid w:val="00140ED8"/>
    <w:rsid w:val="0014110E"/>
    <w:rsid w:val="001419A3"/>
    <w:rsid w:val="00141BCD"/>
    <w:rsid w:val="00142068"/>
    <w:rsid w:val="00142629"/>
    <w:rsid w:val="00144754"/>
    <w:rsid w:val="00144E78"/>
    <w:rsid w:val="00146422"/>
    <w:rsid w:val="00147258"/>
    <w:rsid w:val="00150B65"/>
    <w:rsid w:val="001517E6"/>
    <w:rsid w:val="00152F9B"/>
    <w:rsid w:val="00153783"/>
    <w:rsid w:val="00153ED3"/>
    <w:rsid w:val="00154CE0"/>
    <w:rsid w:val="001559B3"/>
    <w:rsid w:val="0015757E"/>
    <w:rsid w:val="001578A3"/>
    <w:rsid w:val="001622AB"/>
    <w:rsid w:val="0016392C"/>
    <w:rsid w:val="0016626C"/>
    <w:rsid w:val="00170764"/>
    <w:rsid w:val="00171407"/>
    <w:rsid w:val="00172EB7"/>
    <w:rsid w:val="00172F28"/>
    <w:rsid w:val="00173337"/>
    <w:rsid w:val="00173F49"/>
    <w:rsid w:val="001749D9"/>
    <w:rsid w:val="00174AD6"/>
    <w:rsid w:val="0017520F"/>
    <w:rsid w:val="001756EB"/>
    <w:rsid w:val="00175DE5"/>
    <w:rsid w:val="00175E2C"/>
    <w:rsid w:val="00176BD6"/>
    <w:rsid w:val="00180020"/>
    <w:rsid w:val="0018068D"/>
    <w:rsid w:val="00181AAC"/>
    <w:rsid w:val="00181B20"/>
    <w:rsid w:val="00182195"/>
    <w:rsid w:val="00182A5E"/>
    <w:rsid w:val="0018384E"/>
    <w:rsid w:val="0018458E"/>
    <w:rsid w:val="00184AB2"/>
    <w:rsid w:val="00185035"/>
    <w:rsid w:val="00186EEE"/>
    <w:rsid w:val="00187123"/>
    <w:rsid w:val="001908BA"/>
    <w:rsid w:val="0019130E"/>
    <w:rsid w:val="0019200C"/>
    <w:rsid w:val="0019234A"/>
    <w:rsid w:val="001926D0"/>
    <w:rsid w:val="00192B14"/>
    <w:rsid w:val="001934BF"/>
    <w:rsid w:val="00194C56"/>
    <w:rsid w:val="00194CE0"/>
    <w:rsid w:val="001955D0"/>
    <w:rsid w:val="001957CF"/>
    <w:rsid w:val="001959ED"/>
    <w:rsid w:val="00196067"/>
    <w:rsid w:val="00196B34"/>
    <w:rsid w:val="001974B5"/>
    <w:rsid w:val="00197A73"/>
    <w:rsid w:val="001A09FC"/>
    <w:rsid w:val="001A2C69"/>
    <w:rsid w:val="001A348F"/>
    <w:rsid w:val="001A5771"/>
    <w:rsid w:val="001A6CE3"/>
    <w:rsid w:val="001A6D11"/>
    <w:rsid w:val="001A7F4B"/>
    <w:rsid w:val="001B317B"/>
    <w:rsid w:val="001B35BF"/>
    <w:rsid w:val="001B3DB9"/>
    <w:rsid w:val="001B3DF4"/>
    <w:rsid w:val="001B597D"/>
    <w:rsid w:val="001B5EA5"/>
    <w:rsid w:val="001B7861"/>
    <w:rsid w:val="001C0565"/>
    <w:rsid w:val="001C0769"/>
    <w:rsid w:val="001C0CA4"/>
    <w:rsid w:val="001C1AF5"/>
    <w:rsid w:val="001C1B1D"/>
    <w:rsid w:val="001C1D58"/>
    <w:rsid w:val="001C3F58"/>
    <w:rsid w:val="001C4706"/>
    <w:rsid w:val="001C4E08"/>
    <w:rsid w:val="001C542C"/>
    <w:rsid w:val="001C6F04"/>
    <w:rsid w:val="001D087D"/>
    <w:rsid w:val="001D1412"/>
    <w:rsid w:val="001D2D64"/>
    <w:rsid w:val="001D355E"/>
    <w:rsid w:val="001D4731"/>
    <w:rsid w:val="001D5329"/>
    <w:rsid w:val="001D57CE"/>
    <w:rsid w:val="001D5B9F"/>
    <w:rsid w:val="001D61BF"/>
    <w:rsid w:val="001D7546"/>
    <w:rsid w:val="001E14BC"/>
    <w:rsid w:val="001E19E8"/>
    <w:rsid w:val="001E1C07"/>
    <w:rsid w:val="001E2175"/>
    <w:rsid w:val="001E25C1"/>
    <w:rsid w:val="001E2668"/>
    <w:rsid w:val="001E2845"/>
    <w:rsid w:val="001E3464"/>
    <w:rsid w:val="001E3B83"/>
    <w:rsid w:val="001E3C81"/>
    <w:rsid w:val="001E3F9F"/>
    <w:rsid w:val="001E47B5"/>
    <w:rsid w:val="001E4859"/>
    <w:rsid w:val="001E4AB2"/>
    <w:rsid w:val="001E5866"/>
    <w:rsid w:val="001E59AE"/>
    <w:rsid w:val="001E7D71"/>
    <w:rsid w:val="001F03E3"/>
    <w:rsid w:val="001F1051"/>
    <w:rsid w:val="001F1325"/>
    <w:rsid w:val="001F1A4B"/>
    <w:rsid w:val="001F21AE"/>
    <w:rsid w:val="001F267C"/>
    <w:rsid w:val="001F2C9D"/>
    <w:rsid w:val="001F5733"/>
    <w:rsid w:val="001F5B40"/>
    <w:rsid w:val="001F5C00"/>
    <w:rsid w:val="001F65DA"/>
    <w:rsid w:val="001F69D3"/>
    <w:rsid w:val="001F7083"/>
    <w:rsid w:val="001F73A8"/>
    <w:rsid w:val="002006E4"/>
    <w:rsid w:val="002007F2"/>
    <w:rsid w:val="002041C7"/>
    <w:rsid w:val="002058AB"/>
    <w:rsid w:val="00207566"/>
    <w:rsid w:val="00207976"/>
    <w:rsid w:val="002079D3"/>
    <w:rsid w:val="002079FA"/>
    <w:rsid w:val="002113BE"/>
    <w:rsid w:val="00215808"/>
    <w:rsid w:val="002158D6"/>
    <w:rsid w:val="002158F3"/>
    <w:rsid w:val="00215B9B"/>
    <w:rsid w:val="00215F95"/>
    <w:rsid w:val="00215FA3"/>
    <w:rsid w:val="00216741"/>
    <w:rsid w:val="0021681A"/>
    <w:rsid w:val="00216A97"/>
    <w:rsid w:val="00216CE2"/>
    <w:rsid w:val="00221DE5"/>
    <w:rsid w:val="00222105"/>
    <w:rsid w:val="002243D1"/>
    <w:rsid w:val="002249CC"/>
    <w:rsid w:val="00224BD4"/>
    <w:rsid w:val="002266B4"/>
    <w:rsid w:val="00227383"/>
    <w:rsid w:val="0023316A"/>
    <w:rsid w:val="00233975"/>
    <w:rsid w:val="0023590F"/>
    <w:rsid w:val="00236072"/>
    <w:rsid w:val="002360E3"/>
    <w:rsid w:val="00236A8D"/>
    <w:rsid w:val="00237AD3"/>
    <w:rsid w:val="00240ADB"/>
    <w:rsid w:val="00240E2E"/>
    <w:rsid w:val="0024233C"/>
    <w:rsid w:val="00245A0A"/>
    <w:rsid w:val="00245F7D"/>
    <w:rsid w:val="00246832"/>
    <w:rsid w:val="0024793B"/>
    <w:rsid w:val="00247B1A"/>
    <w:rsid w:val="002513CA"/>
    <w:rsid w:val="00252837"/>
    <w:rsid w:val="00254CAE"/>
    <w:rsid w:val="0025515C"/>
    <w:rsid w:val="00256A89"/>
    <w:rsid w:val="00257D03"/>
    <w:rsid w:val="00260C4A"/>
    <w:rsid w:val="00261DDD"/>
    <w:rsid w:val="0026205D"/>
    <w:rsid w:val="002621B8"/>
    <w:rsid w:val="002626E4"/>
    <w:rsid w:val="0026377B"/>
    <w:rsid w:val="002639D4"/>
    <w:rsid w:val="00263C4D"/>
    <w:rsid w:val="00263F4F"/>
    <w:rsid w:val="002640F4"/>
    <w:rsid w:val="0027010B"/>
    <w:rsid w:val="00270D4E"/>
    <w:rsid w:val="00274F13"/>
    <w:rsid w:val="00281347"/>
    <w:rsid w:val="00282039"/>
    <w:rsid w:val="00282F04"/>
    <w:rsid w:val="00283517"/>
    <w:rsid w:val="00283545"/>
    <w:rsid w:val="002843EA"/>
    <w:rsid w:val="002846B3"/>
    <w:rsid w:val="00286946"/>
    <w:rsid w:val="0028716B"/>
    <w:rsid w:val="002873F6"/>
    <w:rsid w:val="00287600"/>
    <w:rsid w:val="00287E2D"/>
    <w:rsid w:val="0029012B"/>
    <w:rsid w:val="002901A3"/>
    <w:rsid w:val="00291EC0"/>
    <w:rsid w:val="00292020"/>
    <w:rsid w:val="00292AA1"/>
    <w:rsid w:val="002931DA"/>
    <w:rsid w:val="00294541"/>
    <w:rsid w:val="002960C4"/>
    <w:rsid w:val="0029742B"/>
    <w:rsid w:val="002A030D"/>
    <w:rsid w:val="002A0DB3"/>
    <w:rsid w:val="002A18AB"/>
    <w:rsid w:val="002A1FC5"/>
    <w:rsid w:val="002A491E"/>
    <w:rsid w:val="002A5354"/>
    <w:rsid w:val="002A6E40"/>
    <w:rsid w:val="002B10FE"/>
    <w:rsid w:val="002B212B"/>
    <w:rsid w:val="002B235C"/>
    <w:rsid w:val="002B2F73"/>
    <w:rsid w:val="002B308B"/>
    <w:rsid w:val="002B3FE4"/>
    <w:rsid w:val="002B4520"/>
    <w:rsid w:val="002B51E3"/>
    <w:rsid w:val="002B6108"/>
    <w:rsid w:val="002B6E8C"/>
    <w:rsid w:val="002B7442"/>
    <w:rsid w:val="002B7681"/>
    <w:rsid w:val="002C0FA0"/>
    <w:rsid w:val="002C1793"/>
    <w:rsid w:val="002C1DC7"/>
    <w:rsid w:val="002C488C"/>
    <w:rsid w:val="002C5389"/>
    <w:rsid w:val="002C57F3"/>
    <w:rsid w:val="002C6EB4"/>
    <w:rsid w:val="002C76B5"/>
    <w:rsid w:val="002C7EC3"/>
    <w:rsid w:val="002C7FF7"/>
    <w:rsid w:val="002D01ED"/>
    <w:rsid w:val="002D0535"/>
    <w:rsid w:val="002D1FD5"/>
    <w:rsid w:val="002D233E"/>
    <w:rsid w:val="002D2DBF"/>
    <w:rsid w:val="002D2DF9"/>
    <w:rsid w:val="002D2F81"/>
    <w:rsid w:val="002D3F28"/>
    <w:rsid w:val="002D4928"/>
    <w:rsid w:val="002D4D0D"/>
    <w:rsid w:val="002D5E89"/>
    <w:rsid w:val="002D6123"/>
    <w:rsid w:val="002D79C2"/>
    <w:rsid w:val="002D7AD6"/>
    <w:rsid w:val="002E011B"/>
    <w:rsid w:val="002E0B91"/>
    <w:rsid w:val="002E193E"/>
    <w:rsid w:val="002E26CD"/>
    <w:rsid w:val="002E461C"/>
    <w:rsid w:val="002E5403"/>
    <w:rsid w:val="002E7A58"/>
    <w:rsid w:val="002F05F5"/>
    <w:rsid w:val="002F0877"/>
    <w:rsid w:val="002F0E3A"/>
    <w:rsid w:val="002F262A"/>
    <w:rsid w:val="002F31F9"/>
    <w:rsid w:val="002F3764"/>
    <w:rsid w:val="002F40AA"/>
    <w:rsid w:val="002F4C54"/>
    <w:rsid w:val="002F6321"/>
    <w:rsid w:val="002F7BB5"/>
    <w:rsid w:val="0030015D"/>
    <w:rsid w:val="0030055D"/>
    <w:rsid w:val="0030149F"/>
    <w:rsid w:val="003016B5"/>
    <w:rsid w:val="00303BF3"/>
    <w:rsid w:val="00304010"/>
    <w:rsid w:val="0030452B"/>
    <w:rsid w:val="00304A10"/>
    <w:rsid w:val="00304D6A"/>
    <w:rsid w:val="00307929"/>
    <w:rsid w:val="003103B4"/>
    <w:rsid w:val="00310D4A"/>
    <w:rsid w:val="00311490"/>
    <w:rsid w:val="00311930"/>
    <w:rsid w:val="00311C55"/>
    <w:rsid w:val="00311FB4"/>
    <w:rsid w:val="00313370"/>
    <w:rsid w:val="00313B07"/>
    <w:rsid w:val="00313C3C"/>
    <w:rsid w:val="0031567A"/>
    <w:rsid w:val="00316270"/>
    <w:rsid w:val="00316375"/>
    <w:rsid w:val="0031762B"/>
    <w:rsid w:val="00320521"/>
    <w:rsid w:val="00320E42"/>
    <w:rsid w:val="003235CD"/>
    <w:rsid w:val="003240EB"/>
    <w:rsid w:val="00327231"/>
    <w:rsid w:val="0032735B"/>
    <w:rsid w:val="003312D0"/>
    <w:rsid w:val="00331575"/>
    <w:rsid w:val="00332577"/>
    <w:rsid w:val="00332FB4"/>
    <w:rsid w:val="00332FF2"/>
    <w:rsid w:val="003347DE"/>
    <w:rsid w:val="0033601C"/>
    <w:rsid w:val="0033650C"/>
    <w:rsid w:val="00336D55"/>
    <w:rsid w:val="00336DFE"/>
    <w:rsid w:val="00336F5F"/>
    <w:rsid w:val="0033709C"/>
    <w:rsid w:val="00337AD9"/>
    <w:rsid w:val="003408C1"/>
    <w:rsid w:val="003417B3"/>
    <w:rsid w:val="00341BEF"/>
    <w:rsid w:val="00342866"/>
    <w:rsid w:val="00342FC5"/>
    <w:rsid w:val="003431AD"/>
    <w:rsid w:val="00343641"/>
    <w:rsid w:val="00343BCB"/>
    <w:rsid w:val="0034419B"/>
    <w:rsid w:val="00344D43"/>
    <w:rsid w:val="00344EB8"/>
    <w:rsid w:val="00345E9D"/>
    <w:rsid w:val="00347A0C"/>
    <w:rsid w:val="00347F44"/>
    <w:rsid w:val="00350096"/>
    <w:rsid w:val="00350421"/>
    <w:rsid w:val="00350AA2"/>
    <w:rsid w:val="00351C72"/>
    <w:rsid w:val="00352AD2"/>
    <w:rsid w:val="00352B0E"/>
    <w:rsid w:val="0035303C"/>
    <w:rsid w:val="003538F2"/>
    <w:rsid w:val="0035609B"/>
    <w:rsid w:val="00360E0F"/>
    <w:rsid w:val="00361786"/>
    <w:rsid w:val="00361C47"/>
    <w:rsid w:val="00362C39"/>
    <w:rsid w:val="00364426"/>
    <w:rsid w:val="00364F59"/>
    <w:rsid w:val="00365898"/>
    <w:rsid w:val="003664C1"/>
    <w:rsid w:val="00367D40"/>
    <w:rsid w:val="00367FEF"/>
    <w:rsid w:val="00370B73"/>
    <w:rsid w:val="00371110"/>
    <w:rsid w:val="0037125B"/>
    <w:rsid w:val="003745AA"/>
    <w:rsid w:val="00374B6C"/>
    <w:rsid w:val="00375081"/>
    <w:rsid w:val="00375B72"/>
    <w:rsid w:val="00375F50"/>
    <w:rsid w:val="003779CE"/>
    <w:rsid w:val="00380B10"/>
    <w:rsid w:val="00380E50"/>
    <w:rsid w:val="00380E6B"/>
    <w:rsid w:val="00382568"/>
    <w:rsid w:val="00382EAA"/>
    <w:rsid w:val="00385490"/>
    <w:rsid w:val="0038596E"/>
    <w:rsid w:val="00386904"/>
    <w:rsid w:val="00386F28"/>
    <w:rsid w:val="00386FF1"/>
    <w:rsid w:val="00392578"/>
    <w:rsid w:val="00392A09"/>
    <w:rsid w:val="0039321B"/>
    <w:rsid w:val="00393EFC"/>
    <w:rsid w:val="0039652D"/>
    <w:rsid w:val="003965D6"/>
    <w:rsid w:val="0039746A"/>
    <w:rsid w:val="003A0205"/>
    <w:rsid w:val="003A0A57"/>
    <w:rsid w:val="003A1FA8"/>
    <w:rsid w:val="003A2DC3"/>
    <w:rsid w:val="003A39B1"/>
    <w:rsid w:val="003A4EF6"/>
    <w:rsid w:val="003A5136"/>
    <w:rsid w:val="003A53D9"/>
    <w:rsid w:val="003A63DD"/>
    <w:rsid w:val="003B3025"/>
    <w:rsid w:val="003B3DC2"/>
    <w:rsid w:val="003B5038"/>
    <w:rsid w:val="003B5087"/>
    <w:rsid w:val="003B5108"/>
    <w:rsid w:val="003B5543"/>
    <w:rsid w:val="003B709D"/>
    <w:rsid w:val="003C0321"/>
    <w:rsid w:val="003C0C2F"/>
    <w:rsid w:val="003C1D6D"/>
    <w:rsid w:val="003C20CF"/>
    <w:rsid w:val="003C6039"/>
    <w:rsid w:val="003C7243"/>
    <w:rsid w:val="003C73E6"/>
    <w:rsid w:val="003D022E"/>
    <w:rsid w:val="003D2A3C"/>
    <w:rsid w:val="003D3E53"/>
    <w:rsid w:val="003D43DA"/>
    <w:rsid w:val="003D5A60"/>
    <w:rsid w:val="003D7665"/>
    <w:rsid w:val="003E0CEF"/>
    <w:rsid w:val="003E0D94"/>
    <w:rsid w:val="003E2ACA"/>
    <w:rsid w:val="003E2BE8"/>
    <w:rsid w:val="003E2E60"/>
    <w:rsid w:val="003E37A4"/>
    <w:rsid w:val="003E41FD"/>
    <w:rsid w:val="003E4A2F"/>
    <w:rsid w:val="003E77FE"/>
    <w:rsid w:val="003E7DED"/>
    <w:rsid w:val="003F2482"/>
    <w:rsid w:val="003F28ED"/>
    <w:rsid w:val="003F3E24"/>
    <w:rsid w:val="003F46B5"/>
    <w:rsid w:val="003F4FE9"/>
    <w:rsid w:val="003F5F30"/>
    <w:rsid w:val="003F7529"/>
    <w:rsid w:val="0040145A"/>
    <w:rsid w:val="0040299E"/>
    <w:rsid w:val="00402F38"/>
    <w:rsid w:val="00403605"/>
    <w:rsid w:val="00403744"/>
    <w:rsid w:val="00404D54"/>
    <w:rsid w:val="00405B5B"/>
    <w:rsid w:val="00406000"/>
    <w:rsid w:val="004064A0"/>
    <w:rsid w:val="00407086"/>
    <w:rsid w:val="00407BED"/>
    <w:rsid w:val="00410F79"/>
    <w:rsid w:val="00411228"/>
    <w:rsid w:val="00412B82"/>
    <w:rsid w:val="00412E5D"/>
    <w:rsid w:val="004143D4"/>
    <w:rsid w:val="00415757"/>
    <w:rsid w:val="00415DF5"/>
    <w:rsid w:val="004163AA"/>
    <w:rsid w:val="00416EAD"/>
    <w:rsid w:val="004171DA"/>
    <w:rsid w:val="00420BC6"/>
    <w:rsid w:val="00421CC3"/>
    <w:rsid w:val="00421F21"/>
    <w:rsid w:val="00422328"/>
    <w:rsid w:val="004235FB"/>
    <w:rsid w:val="004237A7"/>
    <w:rsid w:val="0042390B"/>
    <w:rsid w:val="00423E7F"/>
    <w:rsid w:val="00423EBA"/>
    <w:rsid w:val="0042458F"/>
    <w:rsid w:val="0042521C"/>
    <w:rsid w:val="004259A3"/>
    <w:rsid w:val="00425E3A"/>
    <w:rsid w:val="00426319"/>
    <w:rsid w:val="00432DA6"/>
    <w:rsid w:val="004337AF"/>
    <w:rsid w:val="004337C7"/>
    <w:rsid w:val="00433DB5"/>
    <w:rsid w:val="00434204"/>
    <w:rsid w:val="00434A12"/>
    <w:rsid w:val="00435284"/>
    <w:rsid w:val="00437BD0"/>
    <w:rsid w:val="0044098A"/>
    <w:rsid w:val="00441AEF"/>
    <w:rsid w:val="00441F42"/>
    <w:rsid w:val="004423AE"/>
    <w:rsid w:val="0044254C"/>
    <w:rsid w:val="004425EC"/>
    <w:rsid w:val="00442809"/>
    <w:rsid w:val="0044389D"/>
    <w:rsid w:val="00444A62"/>
    <w:rsid w:val="004468D7"/>
    <w:rsid w:val="00446C6F"/>
    <w:rsid w:val="0044793C"/>
    <w:rsid w:val="004523DA"/>
    <w:rsid w:val="004528D1"/>
    <w:rsid w:val="00452DF8"/>
    <w:rsid w:val="0046162D"/>
    <w:rsid w:val="00461E65"/>
    <w:rsid w:val="0046362A"/>
    <w:rsid w:val="00463BAB"/>
    <w:rsid w:val="00464EEF"/>
    <w:rsid w:val="00464F7A"/>
    <w:rsid w:val="00465023"/>
    <w:rsid w:val="00467DBC"/>
    <w:rsid w:val="00467EDE"/>
    <w:rsid w:val="00470233"/>
    <w:rsid w:val="00470F12"/>
    <w:rsid w:val="00471638"/>
    <w:rsid w:val="004743A5"/>
    <w:rsid w:val="00474866"/>
    <w:rsid w:val="00474A3F"/>
    <w:rsid w:val="00476981"/>
    <w:rsid w:val="004770C3"/>
    <w:rsid w:val="004777E2"/>
    <w:rsid w:val="00477A4D"/>
    <w:rsid w:val="00480573"/>
    <w:rsid w:val="0048072B"/>
    <w:rsid w:val="00480DA7"/>
    <w:rsid w:val="004813E5"/>
    <w:rsid w:val="0048247F"/>
    <w:rsid w:val="0048257F"/>
    <w:rsid w:val="004827FD"/>
    <w:rsid w:val="00484CE5"/>
    <w:rsid w:val="004850EA"/>
    <w:rsid w:val="00485538"/>
    <w:rsid w:val="00485A6E"/>
    <w:rsid w:val="0048674E"/>
    <w:rsid w:val="0048686B"/>
    <w:rsid w:val="004873CD"/>
    <w:rsid w:val="004913A1"/>
    <w:rsid w:val="00491C25"/>
    <w:rsid w:val="00492294"/>
    <w:rsid w:val="00493D39"/>
    <w:rsid w:val="004949F5"/>
    <w:rsid w:val="00495DF1"/>
    <w:rsid w:val="004979EC"/>
    <w:rsid w:val="00497AA1"/>
    <w:rsid w:val="004A0ABF"/>
    <w:rsid w:val="004A0E1D"/>
    <w:rsid w:val="004A2F1D"/>
    <w:rsid w:val="004A31CC"/>
    <w:rsid w:val="004A32AF"/>
    <w:rsid w:val="004A410E"/>
    <w:rsid w:val="004A51BC"/>
    <w:rsid w:val="004A53E5"/>
    <w:rsid w:val="004A5EB2"/>
    <w:rsid w:val="004B0DE0"/>
    <w:rsid w:val="004B18C7"/>
    <w:rsid w:val="004B1F18"/>
    <w:rsid w:val="004B2339"/>
    <w:rsid w:val="004B2745"/>
    <w:rsid w:val="004B292C"/>
    <w:rsid w:val="004B4C3D"/>
    <w:rsid w:val="004B5D7C"/>
    <w:rsid w:val="004B6350"/>
    <w:rsid w:val="004C105A"/>
    <w:rsid w:val="004C11B5"/>
    <w:rsid w:val="004C1D8B"/>
    <w:rsid w:val="004C1EDC"/>
    <w:rsid w:val="004C202E"/>
    <w:rsid w:val="004C4907"/>
    <w:rsid w:val="004C585E"/>
    <w:rsid w:val="004C5C65"/>
    <w:rsid w:val="004C6735"/>
    <w:rsid w:val="004C6E54"/>
    <w:rsid w:val="004C7009"/>
    <w:rsid w:val="004C718A"/>
    <w:rsid w:val="004D0907"/>
    <w:rsid w:val="004D09D0"/>
    <w:rsid w:val="004D2380"/>
    <w:rsid w:val="004D2586"/>
    <w:rsid w:val="004D2E05"/>
    <w:rsid w:val="004D380D"/>
    <w:rsid w:val="004D3957"/>
    <w:rsid w:val="004D3C25"/>
    <w:rsid w:val="004D4399"/>
    <w:rsid w:val="004D508D"/>
    <w:rsid w:val="004D57BE"/>
    <w:rsid w:val="004D6F6E"/>
    <w:rsid w:val="004D7009"/>
    <w:rsid w:val="004E02CC"/>
    <w:rsid w:val="004E0B91"/>
    <w:rsid w:val="004E0EB1"/>
    <w:rsid w:val="004E1BC2"/>
    <w:rsid w:val="004E297E"/>
    <w:rsid w:val="004E2D67"/>
    <w:rsid w:val="004E31DC"/>
    <w:rsid w:val="004E3DE3"/>
    <w:rsid w:val="004E3E77"/>
    <w:rsid w:val="004E4176"/>
    <w:rsid w:val="004E55AB"/>
    <w:rsid w:val="004E5FE0"/>
    <w:rsid w:val="004E754F"/>
    <w:rsid w:val="004E7B7E"/>
    <w:rsid w:val="004F1287"/>
    <w:rsid w:val="004F13E1"/>
    <w:rsid w:val="004F1C84"/>
    <w:rsid w:val="004F1D12"/>
    <w:rsid w:val="004F2320"/>
    <w:rsid w:val="004F34C3"/>
    <w:rsid w:val="004F6D54"/>
    <w:rsid w:val="00502E46"/>
    <w:rsid w:val="00503528"/>
    <w:rsid w:val="005036F4"/>
    <w:rsid w:val="00503F0C"/>
    <w:rsid w:val="005078A8"/>
    <w:rsid w:val="00507CDB"/>
    <w:rsid w:val="00507D7C"/>
    <w:rsid w:val="005102F8"/>
    <w:rsid w:val="00511A37"/>
    <w:rsid w:val="00511BE7"/>
    <w:rsid w:val="00511C39"/>
    <w:rsid w:val="00512358"/>
    <w:rsid w:val="0051366D"/>
    <w:rsid w:val="00513EB1"/>
    <w:rsid w:val="00514FC2"/>
    <w:rsid w:val="005150F9"/>
    <w:rsid w:val="005155B7"/>
    <w:rsid w:val="00516A8E"/>
    <w:rsid w:val="00521324"/>
    <w:rsid w:val="0052371E"/>
    <w:rsid w:val="005246D0"/>
    <w:rsid w:val="00524F9B"/>
    <w:rsid w:val="005268C9"/>
    <w:rsid w:val="00527122"/>
    <w:rsid w:val="00527659"/>
    <w:rsid w:val="005311F0"/>
    <w:rsid w:val="005326E7"/>
    <w:rsid w:val="00532843"/>
    <w:rsid w:val="00533961"/>
    <w:rsid w:val="005345FD"/>
    <w:rsid w:val="0053479F"/>
    <w:rsid w:val="00535032"/>
    <w:rsid w:val="00536FC1"/>
    <w:rsid w:val="005374F5"/>
    <w:rsid w:val="00537AF1"/>
    <w:rsid w:val="005402FA"/>
    <w:rsid w:val="00540A19"/>
    <w:rsid w:val="005412E8"/>
    <w:rsid w:val="00541AF6"/>
    <w:rsid w:val="00544D36"/>
    <w:rsid w:val="00545A7F"/>
    <w:rsid w:val="00545CA6"/>
    <w:rsid w:val="00546664"/>
    <w:rsid w:val="00547E37"/>
    <w:rsid w:val="00550AE1"/>
    <w:rsid w:val="00550D12"/>
    <w:rsid w:val="005518BB"/>
    <w:rsid w:val="00551CF7"/>
    <w:rsid w:val="00552B59"/>
    <w:rsid w:val="00553A3E"/>
    <w:rsid w:val="005577FB"/>
    <w:rsid w:val="00560109"/>
    <w:rsid w:val="00564AA5"/>
    <w:rsid w:val="00565A77"/>
    <w:rsid w:val="00566B83"/>
    <w:rsid w:val="005673C7"/>
    <w:rsid w:val="00567450"/>
    <w:rsid w:val="00571BD7"/>
    <w:rsid w:val="00571D29"/>
    <w:rsid w:val="00572C93"/>
    <w:rsid w:val="00572F30"/>
    <w:rsid w:val="0057396A"/>
    <w:rsid w:val="00576378"/>
    <w:rsid w:val="005775CA"/>
    <w:rsid w:val="005816E0"/>
    <w:rsid w:val="00581B8F"/>
    <w:rsid w:val="00581D49"/>
    <w:rsid w:val="005842EB"/>
    <w:rsid w:val="00584599"/>
    <w:rsid w:val="00585998"/>
    <w:rsid w:val="005861B5"/>
    <w:rsid w:val="0058623F"/>
    <w:rsid w:val="005865AF"/>
    <w:rsid w:val="00586891"/>
    <w:rsid w:val="0058691B"/>
    <w:rsid w:val="00587248"/>
    <w:rsid w:val="0058781C"/>
    <w:rsid w:val="0059317B"/>
    <w:rsid w:val="00594BB7"/>
    <w:rsid w:val="00594F9C"/>
    <w:rsid w:val="0059537B"/>
    <w:rsid w:val="0059575F"/>
    <w:rsid w:val="00595D7F"/>
    <w:rsid w:val="00596B50"/>
    <w:rsid w:val="00596C5D"/>
    <w:rsid w:val="005972E1"/>
    <w:rsid w:val="00597790"/>
    <w:rsid w:val="005978AD"/>
    <w:rsid w:val="005A02F4"/>
    <w:rsid w:val="005A0B14"/>
    <w:rsid w:val="005A0B8A"/>
    <w:rsid w:val="005A1E71"/>
    <w:rsid w:val="005A2D8F"/>
    <w:rsid w:val="005A3532"/>
    <w:rsid w:val="005A3F57"/>
    <w:rsid w:val="005A3FBF"/>
    <w:rsid w:val="005A4DF7"/>
    <w:rsid w:val="005A4E09"/>
    <w:rsid w:val="005A5163"/>
    <w:rsid w:val="005A75A8"/>
    <w:rsid w:val="005A7A86"/>
    <w:rsid w:val="005B0255"/>
    <w:rsid w:val="005B0ADE"/>
    <w:rsid w:val="005B0F08"/>
    <w:rsid w:val="005B2176"/>
    <w:rsid w:val="005B26E9"/>
    <w:rsid w:val="005B63DF"/>
    <w:rsid w:val="005B7246"/>
    <w:rsid w:val="005B77DF"/>
    <w:rsid w:val="005B7C25"/>
    <w:rsid w:val="005C0176"/>
    <w:rsid w:val="005C06C6"/>
    <w:rsid w:val="005C0BDB"/>
    <w:rsid w:val="005C1033"/>
    <w:rsid w:val="005C1830"/>
    <w:rsid w:val="005C1963"/>
    <w:rsid w:val="005C323C"/>
    <w:rsid w:val="005C3F18"/>
    <w:rsid w:val="005C40C3"/>
    <w:rsid w:val="005C4655"/>
    <w:rsid w:val="005C4922"/>
    <w:rsid w:val="005C5D6C"/>
    <w:rsid w:val="005C5DBB"/>
    <w:rsid w:val="005C71F1"/>
    <w:rsid w:val="005C7328"/>
    <w:rsid w:val="005C75C1"/>
    <w:rsid w:val="005C7792"/>
    <w:rsid w:val="005D0454"/>
    <w:rsid w:val="005D13C4"/>
    <w:rsid w:val="005D261D"/>
    <w:rsid w:val="005D29B5"/>
    <w:rsid w:val="005D36C0"/>
    <w:rsid w:val="005D446E"/>
    <w:rsid w:val="005D6F59"/>
    <w:rsid w:val="005D710B"/>
    <w:rsid w:val="005D710C"/>
    <w:rsid w:val="005E0BA2"/>
    <w:rsid w:val="005E34D3"/>
    <w:rsid w:val="005E3EC5"/>
    <w:rsid w:val="005E4100"/>
    <w:rsid w:val="005E49D9"/>
    <w:rsid w:val="005E4D0F"/>
    <w:rsid w:val="005E60E1"/>
    <w:rsid w:val="005E6A91"/>
    <w:rsid w:val="005E71D5"/>
    <w:rsid w:val="005F0CCA"/>
    <w:rsid w:val="005F10E8"/>
    <w:rsid w:val="005F10FB"/>
    <w:rsid w:val="005F2E9B"/>
    <w:rsid w:val="005F6927"/>
    <w:rsid w:val="005F7281"/>
    <w:rsid w:val="005F7E53"/>
    <w:rsid w:val="00600C9A"/>
    <w:rsid w:val="00602B88"/>
    <w:rsid w:val="00603FDB"/>
    <w:rsid w:val="0060491E"/>
    <w:rsid w:val="00604FEA"/>
    <w:rsid w:val="00606541"/>
    <w:rsid w:val="006071C0"/>
    <w:rsid w:val="00610183"/>
    <w:rsid w:val="006105FA"/>
    <w:rsid w:val="00613488"/>
    <w:rsid w:val="00615ABC"/>
    <w:rsid w:val="00615D2A"/>
    <w:rsid w:val="00616697"/>
    <w:rsid w:val="00620EA7"/>
    <w:rsid w:val="00621C01"/>
    <w:rsid w:val="00621D31"/>
    <w:rsid w:val="0062374C"/>
    <w:rsid w:val="00623893"/>
    <w:rsid w:val="00626369"/>
    <w:rsid w:val="00627109"/>
    <w:rsid w:val="006309B2"/>
    <w:rsid w:val="006313C9"/>
    <w:rsid w:val="00631DCD"/>
    <w:rsid w:val="00631F93"/>
    <w:rsid w:val="00633444"/>
    <w:rsid w:val="006334DD"/>
    <w:rsid w:val="006341A9"/>
    <w:rsid w:val="00634486"/>
    <w:rsid w:val="00637266"/>
    <w:rsid w:val="00637AF1"/>
    <w:rsid w:val="006416B1"/>
    <w:rsid w:val="0064387C"/>
    <w:rsid w:val="0064503A"/>
    <w:rsid w:val="00645356"/>
    <w:rsid w:val="006461BD"/>
    <w:rsid w:val="00646445"/>
    <w:rsid w:val="00646B5E"/>
    <w:rsid w:val="00646E27"/>
    <w:rsid w:val="006477B2"/>
    <w:rsid w:val="00647914"/>
    <w:rsid w:val="006479CA"/>
    <w:rsid w:val="00647ACA"/>
    <w:rsid w:val="00650B8B"/>
    <w:rsid w:val="00651616"/>
    <w:rsid w:val="0065191E"/>
    <w:rsid w:val="006519D3"/>
    <w:rsid w:val="0065366F"/>
    <w:rsid w:val="00654BBE"/>
    <w:rsid w:val="00656A3B"/>
    <w:rsid w:val="00661A1B"/>
    <w:rsid w:val="00662935"/>
    <w:rsid w:val="00663355"/>
    <w:rsid w:val="006639B0"/>
    <w:rsid w:val="00664056"/>
    <w:rsid w:val="00664923"/>
    <w:rsid w:val="00664A72"/>
    <w:rsid w:val="006651BC"/>
    <w:rsid w:val="00671A66"/>
    <w:rsid w:val="0067432A"/>
    <w:rsid w:val="0067503E"/>
    <w:rsid w:val="006756D0"/>
    <w:rsid w:val="00675B82"/>
    <w:rsid w:val="00677AC8"/>
    <w:rsid w:val="00677BB5"/>
    <w:rsid w:val="00680674"/>
    <w:rsid w:val="00680C95"/>
    <w:rsid w:val="0068186D"/>
    <w:rsid w:val="00682198"/>
    <w:rsid w:val="00682BBF"/>
    <w:rsid w:val="00682E91"/>
    <w:rsid w:val="00683025"/>
    <w:rsid w:val="006846A1"/>
    <w:rsid w:val="00686F44"/>
    <w:rsid w:val="00687B07"/>
    <w:rsid w:val="00691278"/>
    <w:rsid w:val="00691F81"/>
    <w:rsid w:val="006934E8"/>
    <w:rsid w:val="0069393D"/>
    <w:rsid w:val="00693B16"/>
    <w:rsid w:val="00693C93"/>
    <w:rsid w:val="006947D0"/>
    <w:rsid w:val="00694A7F"/>
    <w:rsid w:val="00694C5A"/>
    <w:rsid w:val="006967DF"/>
    <w:rsid w:val="00697FB8"/>
    <w:rsid w:val="006A1334"/>
    <w:rsid w:val="006A1D6B"/>
    <w:rsid w:val="006A1E6C"/>
    <w:rsid w:val="006A2411"/>
    <w:rsid w:val="006A2A84"/>
    <w:rsid w:val="006A2C9B"/>
    <w:rsid w:val="006A3432"/>
    <w:rsid w:val="006A572B"/>
    <w:rsid w:val="006A708A"/>
    <w:rsid w:val="006A70F4"/>
    <w:rsid w:val="006A7125"/>
    <w:rsid w:val="006A732F"/>
    <w:rsid w:val="006A73B4"/>
    <w:rsid w:val="006B072F"/>
    <w:rsid w:val="006B1F3F"/>
    <w:rsid w:val="006B3C26"/>
    <w:rsid w:val="006B4613"/>
    <w:rsid w:val="006B6070"/>
    <w:rsid w:val="006B6550"/>
    <w:rsid w:val="006B720C"/>
    <w:rsid w:val="006C195A"/>
    <w:rsid w:val="006C20B6"/>
    <w:rsid w:val="006C280A"/>
    <w:rsid w:val="006C2D80"/>
    <w:rsid w:val="006C3AFF"/>
    <w:rsid w:val="006C4854"/>
    <w:rsid w:val="006C6E6C"/>
    <w:rsid w:val="006D00DF"/>
    <w:rsid w:val="006D3DD0"/>
    <w:rsid w:val="006E03C0"/>
    <w:rsid w:val="006E09B9"/>
    <w:rsid w:val="006E11B5"/>
    <w:rsid w:val="006E1268"/>
    <w:rsid w:val="006E169B"/>
    <w:rsid w:val="006E1D9E"/>
    <w:rsid w:val="006E1FA6"/>
    <w:rsid w:val="006E278E"/>
    <w:rsid w:val="006E36D0"/>
    <w:rsid w:val="006E3854"/>
    <w:rsid w:val="006E3EF9"/>
    <w:rsid w:val="006E4F86"/>
    <w:rsid w:val="006F0604"/>
    <w:rsid w:val="006F0B7D"/>
    <w:rsid w:val="006F0B85"/>
    <w:rsid w:val="006F1A87"/>
    <w:rsid w:val="006F29DB"/>
    <w:rsid w:val="006F4453"/>
    <w:rsid w:val="006F5203"/>
    <w:rsid w:val="006F641E"/>
    <w:rsid w:val="006F65E4"/>
    <w:rsid w:val="006F6899"/>
    <w:rsid w:val="006F77E0"/>
    <w:rsid w:val="00700CA7"/>
    <w:rsid w:val="00700EE2"/>
    <w:rsid w:val="00701036"/>
    <w:rsid w:val="0070111E"/>
    <w:rsid w:val="0070234A"/>
    <w:rsid w:val="00703BEA"/>
    <w:rsid w:val="00704575"/>
    <w:rsid w:val="00704F26"/>
    <w:rsid w:val="0070562F"/>
    <w:rsid w:val="00706479"/>
    <w:rsid w:val="00706D39"/>
    <w:rsid w:val="007074CD"/>
    <w:rsid w:val="00711620"/>
    <w:rsid w:val="00711C85"/>
    <w:rsid w:val="00712A4D"/>
    <w:rsid w:val="007150B5"/>
    <w:rsid w:val="0071528C"/>
    <w:rsid w:val="007152EF"/>
    <w:rsid w:val="007160E9"/>
    <w:rsid w:val="00716F36"/>
    <w:rsid w:val="007202DF"/>
    <w:rsid w:val="007210F4"/>
    <w:rsid w:val="007211FA"/>
    <w:rsid w:val="007220A1"/>
    <w:rsid w:val="00722B80"/>
    <w:rsid w:val="007247DE"/>
    <w:rsid w:val="00724975"/>
    <w:rsid w:val="007250BF"/>
    <w:rsid w:val="007304BA"/>
    <w:rsid w:val="00731640"/>
    <w:rsid w:val="007317AC"/>
    <w:rsid w:val="0073239B"/>
    <w:rsid w:val="007323F3"/>
    <w:rsid w:val="007331D6"/>
    <w:rsid w:val="00736117"/>
    <w:rsid w:val="0073725A"/>
    <w:rsid w:val="00737C01"/>
    <w:rsid w:val="00737F39"/>
    <w:rsid w:val="0074017A"/>
    <w:rsid w:val="007407CA"/>
    <w:rsid w:val="00740A8D"/>
    <w:rsid w:val="00740EFF"/>
    <w:rsid w:val="00741112"/>
    <w:rsid w:val="0074172C"/>
    <w:rsid w:val="00741947"/>
    <w:rsid w:val="00741B1C"/>
    <w:rsid w:val="00741D1C"/>
    <w:rsid w:val="007421B6"/>
    <w:rsid w:val="00742913"/>
    <w:rsid w:val="00742E82"/>
    <w:rsid w:val="00743EFF"/>
    <w:rsid w:val="0074419D"/>
    <w:rsid w:val="00744A6F"/>
    <w:rsid w:val="00744D8F"/>
    <w:rsid w:val="007500AF"/>
    <w:rsid w:val="0075050B"/>
    <w:rsid w:val="00750FEE"/>
    <w:rsid w:val="00752114"/>
    <w:rsid w:val="0075249D"/>
    <w:rsid w:val="00752E17"/>
    <w:rsid w:val="00754547"/>
    <w:rsid w:val="007561FC"/>
    <w:rsid w:val="00756ACC"/>
    <w:rsid w:val="00756B59"/>
    <w:rsid w:val="00757C0D"/>
    <w:rsid w:val="00760921"/>
    <w:rsid w:val="00760E58"/>
    <w:rsid w:val="0076130D"/>
    <w:rsid w:val="00763F62"/>
    <w:rsid w:val="00763FFF"/>
    <w:rsid w:val="00764261"/>
    <w:rsid w:val="00765CBF"/>
    <w:rsid w:val="007670DD"/>
    <w:rsid w:val="00771950"/>
    <w:rsid w:val="00774182"/>
    <w:rsid w:val="0077584B"/>
    <w:rsid w:val="00776739"/>
    <w:rsid w:val="007772BF"/>
    <w:rsid w:val="007773A3"/>
    <w:rsid w:val="007774FF"/>
    <w:rsid w:val="00777EBC"/>
    <w:rsid w:val="007804F7"/>
    <w:rsid w:val="0078168D"/>
    <w:rsid w:val="00782C2C"/>
    <w:rsid w:val="00782C8A"/>
    <w:rsid w:val="00783E59"/>
    <w:rsid w:val="0078485D"/>
    <w:rsid w:val="007851CC"/>
    <w:rsid w:val="00787FB1"/>
    <w:rsid w:val="007916E7"/>
    <w:rsid w:val="00791CC5"/>
    <w:rsid w:val="007929FD"/>
    <w:rsid w:val="007939AC"/>
    <w:rsid w:val="007952CB"/>
    <w:rsid w:val="007969A2"/>
    <w:rsid w:val="007970D9"/>
    <w:rsid w:val="0079776E"/>
    <w:rsid w:val="00797972"/>
    <w:rsid w:val="00797B27"/>
    <w:rsid w:val="00797F85"/>
    <w:rsid w:val="007A0606"/>
    <w:rsid w:val="007A1491"/>
    <w:rsid w:val="007A14C8"/>
    <w:rsid w:val="007A2203"/>
    <w:rsid w:val="007A3CCA"/>
    <w:rsid w:val="007A3FE9"/>
    <w:rsid w:val="007A44DE"/>
    <w:rsid w:val="007A44E7"/>
    <w:rsid w:val="007A53BF"/>
    <w:rsid w:val="007A557B"/>
    <w:rsid w:val="007A7279"/>
    <w:rsid w:val="007A7FE1"/>
    <w:rsid w:val="007B2B76"/>
    <w:rsid w:val="007B3690"/>
    <w:rsid w:val="007B493C"/>
    <w:rsid w:val="007B5550"/>
    <w:rsid w:val="007B5E94"/>
    <w:rsid w:val="007B640C"/>
    <w:rsid w:val="007B723F"/>
    <w:rsid w:val="007B772B"/>
    <w:rsid w:val="007B7AD3"/>
    <w:rsid w:val="007C13CE"/>
    <w:rsid w:val="007C1F78"/>
    <w:rsid w:val="007C3904"/>
    <w:rsid w:val="007C4F89"/>
    <w:rsid w:val="007C5020"/>
    <w:rsid w:val="007C5776"/>
    <w:rsid w:val="007C5ED8"/>
    <w:rsid w:val="007C5F20"/>
    <w:rsid w:val="007C6D2C"/>
    <w:rsid w:val="007C739D"/>
    <w:rsid w:val="007D1211"/>
    <w:rsid w:val="007D1313"/>
    <w:rsid w:val="007D1990"/>
    <w:rsid w:val="007D2490"/>
    <w:rsid w:val="007D30F3"/>
    <w:rsid w:val="007D3E04"/>
    <w:rsid w:val="007D522F"/>
    <w:rsid w:val="007D62B3"/>
    <w:rsid w:val="007D63E1"/>
    <w:rsid w:val="007D7DFC"/>
    <w:rsid w:val="007E16D6"/>
    <w:rsid w:val="007E2FA7"/>
    <w:rsid w:val="007E352F"/>
    <w:rsid w:val="007E3AA2"/>
    <w:rsid w:val="007E43C1"/>
    <w:rsid w:val="007E4437"/>
    <w:rsid w:val="007E583F"/>
    <w:rsid w:val="007F055A"/>
    <w:rsid w:val="007F1559"/>
    <w:rsid w:val="007F17EC"/>
    <w:rsid w:val="007F265C"/>
    <w:rsid w:val="007F3CEE"/>
    <w:rsid w:val="007F42AC"/>
    <w:rsid w:val="007F51FA"/>
    <w:rsid w:val="007F5317"/>
    <w:rsid w:val="007F5D16"/>
    <w:rsid w:val="007F635D"/>
    <w:rsid w:val="007F7C56"/>
    <w:rsid w:val="008006E0"/>
    <w:rsid w:val="008007EB"/>
    <w:rsid w:val="00800C22"/>
    <w:rsid w:val="00801BF9"/>
    <w:rsid w:val="008030E0"/>
    <w:rsid w:val="008042A7"/>
    <w:rsid w:val="0080512C"/>
    <w:rsid w:val="00807D8D"/>
    <w:rsid w:val="00810C84"/>
    <w:rsid w:val="00812005"/>
    <w:rsid w:val="008139E3"/>
    <w:rsid w:val="0081445C"/>
    <w:rsid w:val="0081475F"/>
    <w:rsid w:val="0081529A"/>
    <w:rsid w:val="008161FD"/>
    <w:rsid w:val="008162CA"/>
    <w:rsid w:val="00816FCE"/>
    <w:rsid w:val="00817407"/>
    <w:rsid w:val="008178FE"/>
    <w:rsid w:val="00821E08"/>
    <w:rsid w:val="008223FD"/>
    <w:rsid w:val="0082331C"/>
    <w:rsid w:val="008240F4"/>
    <w:rsid w:val="00824195"/>
    <w:rsid w:val="00825F12"/>
    <w:rsid w:val="0082621C"/>
    <w:rsid w:val="008272C8"/>
    <w:rsid w:val="00830D1E"/>
    <w:rsid w:val="00831864"/>
    <w:rsid w:val="00831E10"/>
    <w:rsid w:val="00833957"/>
    <w:rsid w:val="00833C98"/>
    <w:rsid w:val="00835BA0"/>
    <w:rsid w:val="00836047"/>
    <w:rsid w:val="008360E7"/>
    <w:rsid w:val="00836C6F"/>
    <w:rsid w:val="00836F8D"/>
    <w:rsid w:val="00837766"/>
    <w:rsid w:val="008378AC"/>
    <w:rsid w:val="008407BB"/>
    <w:rsid w:val="00841066"/>
    <w:rsid w:val="00842D56"/>
    <w:rsid w:val="008443B3"/>
    <w:rsid w:val="008456E7"/>
    <w:rsid w:val="00845B8A"/>
    <w:rsid w:val="008463A0"/>
    <w:rsid w:val="008471AA"/>
    <w:rsid w:val="008517E3"/>
    <w:rsid w:val="00851C66"/>
    <w:rsid w:val="00852DBA"/>
    <w:rsid w:val="008530F4"/>
    <w:rsid w:val="00854696"/>
    <w:rsid w:val="00854BA6"/>
    <w:rsid w:val="00855202"/>
    <w:rsid w:val="00856615"/>
    <w:rsid w:val="00856D71"/>
    <w:rsid w:val="0086241D"/>
    <w:rsid w:val="0086299F"/>
    <w:rsid w:val="00862DFC"/>
    <w:rsid w:val="00863173"/>
    <w:rsid w:val="008633CA"/>
    <w:rsid w:val="00863DE7"/>
    <w:rsid w:val="0086472C"/>
    <w:rsid w:val="008649D0"/>
    <w:rsid w:val="00864CA0"/>
    <w:rsid w:val="008650EC"/>
    <w:rsid w:val="00865478"/>
    <w:rsid w:val="00865D3F"/>
    <w:rsid w:val="00866872"/>
    <w:rsid w:val="00867EA0"/>
    <w:rsid w:val="0087001E"/>
    <w:rsid w:val="00870A9A"/>
    <w:rsid w:val="008710A0"/>
    <w:rsid w:val="008711AC"/>
    <w:rsid w:val="00871FC8"/>
    <w:rsid w:val="00872B63"/>
    <w:rsid w:val="008736E4"/>
    <w:rsid w:val="00874159"/>
    <w:rsid w:val="0087491C"/>
    <w:rsid w:val="0087534B"/>
    <w:rsid w:val="008754A6"/>
    <w:rsid w:val="008761FE"/>
    <w:rsid w:val="008762B5"/>
    <w:rsid w:val="0087658C"/>
    <w:rsid w:val="00877C51"/>
    <w:rsid w:val="00880369"/>
    <w:rsid w:val="00880715"/>
    <w:rsid w:val="00881730"/>
    <w:rsid w:val="00882B78"/>
    <w:rsid w:val="0088396D"/>
    <w:rsid w:val="00884498"/>
    <w:rsid w:val="00884DAF"/>
    <w:rsid w:val="00885128"/>
    <w:rsid w:val="00885738"/>
    <w:rsid w:val="0088590A"/>
    <w:rsid w:val="00885DA3"/>
    <w:rsid w:val="00886913"/>
    <w:rsid w:val="008870BE"/>
    <w:rsid w:val="0088730C"/>
    <w:rsid w:val="00890B6A"/>
    <w:rsid w:val="00891008"/>
    <w:rsid w:val="00892C83"/>
    <w:rsid w:val="008933ED"/>
    <w:rsid w:val="008946AE"/>
    <w:rsid w:val="00896451"/>
    <w:rsid w:val="00896566"/>
    <w:rsid w:val="008A00D1"/>
    <w:rsid w:val="008A0969"/>
    <w:rsid w:val="008A0ED7"/>
    <w:rsid w:val="008A2E70"/>
    <w:rsid w:val="008A34C3"/>
    <w:rsid w:val="008A3C02"/>
    <w:rsid w:val="008A407B"/>
    <w:rsid w:val="008A55A1"/>
    <w:rsid w:val="008A6119"/>
    <w:rsid w:val="008A6B11"/>
    <w:rsid w:val="008A7050"/>
    <w:rsid w:val="008A7404"/>
    <w:rsid w:val="008A763E"/>
    <w:rsid w:val="008B061C"/>
    <w:rsid w:val="008B1B95"/>
    <w:rsid w:val="008B20E8"/>
    <w:rsid w:val="008B21DE"/>
    <w:rsid w:val="008B2623"/>
    <w:rsid w:val="008B2AC5"/>
    <w:rsid w:val="008B362C"/>
    <w:rsid w:val="008B3AFF"/>
    <w:rsid w:val="008B5029"/>
    <w:rsid w:val="008B5532"/>
    <w:rsid w:val="008B61B9"/>
    <w:rsid w:val="008B6699"/>
    <w:rsid w:val="008B6E4C"/>
    <w:rsid w:val="008C13B2"/>
    <w:rsid w:val="008C1D96"/>
    <w:rsid w:val="008C1E42"/>
    <w:rsid w:val="008C22CA"/>
    <w:rsid w:val="008C3B0E"/>
    <w:rsid w:val="008C5902"/>
    <w:rsid w:val="008C5BA6"/>
    <w:rsid w:val="008C5C1A"/>
    <w:rsid w:val="008C7E0C"/>
    <w:rsid w:val="008D0D4F"/>
    <w:rsid w:val="008D250A"/>
    <w:rsid w:val="008D2A50"/>
    <w:rsid w:val="008D474D"/>
    <w:rsid w:val="008D4A75"/>
    <w:rsid w:val="008D5147"/>
    <w:rsid w:val="008D5D61"/>
    <w:rsid w:val="008D637D"/>
    <w:rsid w:val="008D66CB"/>
    <w:rsid w:val="008D7754"/>
    <w:rsid w:val="008D7F0D"/>
    <w:rsid w:val="008E1EEE"/>
    <w:rsid w:val="008E2477"/>
    <w:rsid w:val="008E3AF1"/>
    <w:rsid w:val="008E4155"/>
    <w:rsid w:val="008E439E"/>
    <w:rsid w:val="008E5B17"/>
    <w:rsid w:val="008E5C53"/>
    <w:rsid w:val="008E654F"/>
    <w:rsid w:val="008E6F39"/>
    <w:rsid w:val="008E7F36"/>
    <w:rsid w:val="008F0642"/>
    <w:rsid w:val="008F0C02"/>
    <w:rsid w:val="008F1997"/>
    <w:rsid w:val="008F1BD6"/>
    <w:rsid w:val="008F251F"/>
    <w:rsid w:val="008F2DEB"/>
    <w:rsid w:val="008F2FA5"/>
    <w:rsid w:val="008F3C7D"/>
    <w:rsid w:val="008F3EA8"/>
    <w:rsid w:val="008F4BD7"/>
    <w:rsid w:val="008F569A"/>
    <w:rsid w:val="008F5B20"/>
    <w:rsid w:val="008F620E"/>
    <w:rsid w:val="008F719B"/>
    <w:rsid w:val="008F7645"/>
    <w:rsid w:val="00900749"/>
    <w:rsid w:val="00900AC6"/>
    <w:rsid w:val="009014BD"/>
    <w:rsid w:val="00901B63"/>
    <w:rsid w:val="00901BF7"/>
    <w:rsid w:val="00903E07"/>
    <w:rsid w:val="00904818"/>
    <w:rsid w:val="00904A0D"/>
    <w:rsid w:val="00904E27"/>
    <w:rsid w:val="00905E26"/>
    <w:rsid w:val="009103FA"/>
    <w:rsid w:val="00910879"/>
    <w:rsid w:val="00911535"/>
    <w:rsid w:val="0091358D"/>
    <w:rsid w:val="00915357"/>
    <w:rsid w:val="0091595B"/>
    <w:rsid w:val="009170C2"/>
    <w:rsid w:val="009171FF"/>
    <w:rsid w:val="00917EEA"/>
    <w:rsid w:val="00920770"/>
    <w:rsid w:val="00921169"/>
    <w:rsid w:val="009212BF"/>
    <w:rsid w:val="009214C8"/>
    <w:rsid w:val="00921AFA"/>
    <w:rsid w:val="00921D46"/>
    <w:rsid w:val="009222AB"/>
    <w:rsid w:val="009222EC"/>
    <w:rsid w:val="009231B9"/>
    <w:rsid w:val="00923A63"/>
    <w:rsid w:val="00923CC6"/>
    <w:rsid w:val="009243E0"/>
    <w:rsid w:val="00924C07"/>
    <w:rsid w:val="00925181"/>
    <w:rsid w:val="009254C1"/>
    <w:rsid w:val="009258A0"/>
    <w:rsid w:val="00925BC1"/>
    <w:rsid w:val="009277AC"/>
    <w:rsid w:val="00930A1A"/>
    <w:rsid w:val="009315D9"/>
    <w:rsid w:val="00932AB7"/>
    <w:rsid w:val="00933228"/>
    <w:rsid w:val="00933493"/>
    <w:rsid w:val="00933ADD"/>
    <w:rsid w:val="00933B7D"/>
    <w:rsid w:val="0093432B"/>
    <w:rsid w:val="0093491D"/>
    <w:rsid w:val="00934B0B"/>
    <w:rsid w:val="00935623"/>
    <w:rsid w:val="009361BA"/>
    <w:rsid w:val="00940708"/>
    <w:rsid w:val="00941A4F"/>
    <w:rsid w:val="00941CC6"/>
    <w:rsid w:val="00942196"/>
    <w:rsid w:val="00943A87"/>
    <w:rsid w:val="00943C76"/>
    <w:rsid w:val="0094408E"/>
    <w:rsid w:val="00944B04"/>
    <w:rsid w:val="00950650"/>
    <w:rsid w:val="00950811"/>
    <w:rsid w:val="00950EDF"/>
    <w:rsid w:val="00951195"/>
    <w:rsid w:val="00951263"/>
    <w:rsid w:val="009519E5"/>
    <w:rsid w:val="009523DE"/>
    <w:rsid w:val="00952E55"/>
    <w:rsid w:val="0095331B"/>
    <w:rsid w:val="00954BFA"/>
    <w:rsid w:val="009550B8"/>
    <w:rsid w:val="009563CF"/>
    <w:rsid w:val="00956D54"/>
    <w:rsid w:val="00956E89"/>
    <w:rsid w:val="0095752B"/>
    <w:rsid w:val="009577DB"/>
    <w:rsid w:val="009622D4"/>
    <w:rsid w:val="00964624"/>
    <w:rsid w:val="0096684B"/>
    <w:rsid w:val="009703A7"/>
    <w:rsid w:val="00971007"/>
    <w:rsid w:val="00971700"/>
    <w:rsid w:val="00971C04"/>
    <w:rsid w:val="009723B3"/>
    <w:rsid w:val="00974357"/>
    <w:rsid w:val="00974ED0"/>
    <w:rsid w:val="009750CF"/>
    <w:rsid w:val="00975EAA"/>
    <w:rsid w:val="00977089"/>
    <w:rsid w:val="009809C1"/>
    <w:rsid w:val="00980BED"/>
    <w:rsid w:val="009811FB"/>
    <w:rsid w:val="009816DF"/>
    <w:rsid w:val="009829EC"/>
    <w:rsid w:val="0098510D"/>
    <w:rsid w:val="009875D9"/>
    <w:rsid w:val="0098761B"/>
    <w:rsid w:val="00991FCE"/>
    <w:rsid w:val="00992DA5"/>
    <w:rsid w:val="009930C6"/>
    <w:rsid w:val="00994295"/>
    <w:rsid w:val="00995368"/>
    <w:rsid w:val="009962D0"/>
    <w:rsid w:val="009A0058"/>
    <w:rsid w:val="009A0343"/>
    <w:rsid w:val="009A146D"/>
    <w:rsid w:val="009A17C7"/>
    <w:rsid w:val="009A4DE0"/>
    <w:rsid w:val="009A5C1E"/>
    <w:rsid w:val="009A78AB"/>
    <w:rsid w:val="009A794D"/>
    <w:rsid w:val="009A7E65"/>
    <w:rsid w:val="009B06CF"/>
    <w:rsid w:val="009B13F4"/>
    <w:rsid w:val="009B46B3"/>
    <w:rsid w:val="009B65D4"/>
    <w:rsid w:val="009C112F"/>
    <w:rsid w:val="009C245D"/>
    <w:rsid w:val="009C269F"/>
    <w:rsid w:val="009C2F8C"/>
    <w:rsid w:val="009C3C2D"/>
    <w:rsid w:val="009C3E81"/>
    <w:rsid w:val="009C48BA"/>
    <w:rsid w:val="009C5047"/>
    <w:rsid w:val="009C548C"/>
    <w:rsid w:val="009C5C48"/>
    <w:rsid w:val="009C5EF8"/>
    <w:rsid w:val="009C605D"/>
    <w:rsid w:val="009C7140"/>
    <w:rsid w:val="009D0D3C"/>
    <w:rsid w:val="009D1D81"/>
    <w:rsid w:val="009D2031"/>
    <w:rsid w:val="009D2FA4"/>
    <w:rsid w:val="009D3502"/>
    <w:rsid w:val="009D3582"/>
    <w:rsid w:val="009D3B41"/>
    <w:rsid w:val="009D3C69"/>
    <w:rsid w:val="009D4747"/>
    <w:rsid w:val="009D4D8D"/>
    <w:rsid w:val="009D5303"/>
    <w:rsid w:val="009D59A2"/>
    <w:rsid w:val="009D5BD9"/>
    <w:rsid w:val="009D74CD"/>
    <w:rsid w:val="009D7DD0"/>
    <w:rsid w:val="009E1095"/>
    <w:rsid w:val="009E184D"/>
    <w:rsid w:val="009E2C23"/>
    <w:rsid w:val="009E4CF1"/>
    <w:rsid w:val="009E5B22"/>
    <w:rsid w:val="009E673E"/>
    <w:rsid w:val="009E6DD3"/>
    <w:rsid w:val="009E7068"/>
    <w:rsid w:val="009E71C9"/>
    <w:rsid w:val="009E74E1"/>
    <w:rsid w:val="009E7961"/>
    <w:rsid w:val="009F1433"/>
    <w:rsid w:val="009F2501"/>
    <w:rsid w:val="009F344F"/>
    <w:rsid w:val="009F3C28"/>
    <w:rsid w:val="009F4BBB"/>
    <w:rsid w:val="009F5FB1"/>
    <w:rsid w:val="009F72D8"/>
    <w:rsid w:val="009F72DF"/>
    <w:rsid w:val="009F731F"/>
    <w:rsid w:val="009F7C0B"/>
    <w:rsid w:val="00A0000A"/>
    <w:rsid w:val="00A008A0"/>
    <w:rsid w:val="00A02756"/>
    <w:rsid w:val="00A034C3"/>
    <w:rsid w:val="00A0443B"/>
    <w:rsid w:val="00A058AC"/>
    <w:rsid w:val="00A07463"/>
    <w:rsid w:val="00A07594"/>
    <w:rsid w:val="00A1185A"/>
    <w:rsid w:val="00A14108"/>
    <w:rsid w:val="00A14B7A"/>
    <w:rsid w:val="00A15A47"/>
    <w:rsid w:val="00A15AFE"/>
    <w:rsid w:val="00A1661D"/>
    <w:rsid w:val="00A17BE8"/>
    <w:rsid w:val="00A17D32"/>
    <w:rsid w:val="00A21D47"/>
    <w:rsid w:val="00A22103"/>
    <w:rsid w:val="00A22311"/>
    <w:rsid w:val="00A231F6"/>
    <w:rsid w:val="00A23DAD"/>
    <w:rsid w:val="00A249B9"/>
    <w:rsid w:val="00A252CD"/>
    <w:rsid w:val="00A2668C"/>
    <w:rsid w:val="00A30C43"/>
    <w:rsid w:val="00A31254"/>
    <w:rsid w:val="00A3227D"/>
    <w:rsid w:val="00A32EA5"/>
    <w:rsid w:val="00A34BF1"/>
    <w:rsid w:val="00A35CCB"/>
    <w:rsid w:val="00A360EF"/>
    <w:rsid w:val="00A36F51"/>
    <w:rsid w:val="00A3718D"/>
    <w:rsid w:val="00A41813"/>
    <w:rsid w:val="00A41BAD"/>
    <w:rsid w:val="00A43ED6"/>
    <w:rsid w:val="00A4507F"/>
    <w:rsid w:val="00A451A7"/>
    <w:rsid w:val="00A46886"/>
    <w:rsid w:val="00A47894"/>
    <w:rsid w:val="00A5098B"/>
    <w:rsid w:val="00A50C0F"/>
    <w:rsid w:val="00A50CFA"/>
    <w:rsid w:val="00A51975"/>
    <w:rsid w:val="00A51C2D"/>
    <w:rsid w:val="00A524F5"/>
    <w:rsid w:val="00A542C1"/>
    <w:rsid w:val="00A54EB3"/>
    <w:rsid w:val="00A54EC3"/>
    <w:rsid w:val="00A55A05"/>
    <w:rsid w:val="00A55B07"/>
    <w:rsid w:val="00A569D2"/>
    <w:rsid w:val="00A57245"/>
    <w:rsid w:val="00A60536"/>
    <w:rsid w:val="00A60623"/>
    <w:rsid w:val="00A62541"/>
    <w:rsid w:val="00A631C4"/>
    <w:rsid w:val="00A6434D"/>
    <w:rsid w:val="00A6597C"/>
    <w:rsid w:val="00A659D0"/>
    <w:rsid w:val="00A6611F"/>
    <w:rsid w:val="00A6719F"/>
    <w:rsid w:val="00A671CA"/>
    <w:rsid w:val="00A72A9D"/>
    <w:rsid w:val="00A72C33"/>
    <w:rsid w:val="00A73560"/>
    <w:rsid w:val="00A738AA"/>
    <w:rsid w:val="00A74736"/>
    <w:rsid w:val="00A7563A"/>
    <w:rsid w:val="00A759A0"/>
    <w:rsid w:val="00A75E1D"/>
    <w:rsid w:val="00A76F0C"/>
    <w:rsid w:val="00A771F7"/>
    <w:rsid w:val="00A774BD"/>
    <w:rsid w:val="00A80A90"/>
    <w:rsid w:val="00A814AE"/>
    <w:rsid w:val="00A821D0"/>
    <w:rsid w:val="00A8389C"/>
    <w:rsid w:val="00A8396C"/>
    <w:rsid w:val="00A841F6"/>
    <w:rsid w:val="00A8484E"/>
    <w:rsid w:val="00A85D37"/>
    <w:rsid w:val="00A864AA"/>
    <w:rsid w:val="00A864CA"/>
    <w:rsid w:val="00A90291"/>
    <w:rsid w:val="00A9098F"/>
    <w:rsid w:val="00A92542"/>
    <w:rsid w:val="00A92925"/>
    <w:rsid w:val="00A92E1E"/>
    <w:rsid w:val="00A92E98"/>
    <w:rsid w:val="00A94594"/>
    <w:rsid w:val="00A94836"/>
    <w:rsid w:val="00A952ED"/>
    <w:rsid w:val="00AA01B5"/>
    <w:rsid w:val="00AA01D0"/>
    <w:rsid w:val="00AA02B7"/>
    <w:rsid w:val="00AA065A"/>
    <w:rsid w:val="00AA3148"/>
    <w:rsid w:val="00AA548E"/>
    <w:rsid w:val="00AA5EE3"/>
    <w:rsid w:val="00AA6869"/>
    <w:rsid w:val="00AA77A7"/>
    <w:rsid w:val="00AB0411"/>
    <w:rsid w:val="00AB2460"/>
    <w:rsid w:val="00AB2B51"/>
    <w:rsid w:val="00AB2C67"/>
    <w:rsid w:val="00AB5F41"/>
    <w:rsid w:val="00AB6CBD"/>
    <w:rsid w:val="00AB70D3"/>
    <w:rsid w:val="00AB7326"/>
    <w:rsid w:val="00AB796B"/>
    <w:rsid w:val="00AC071E"/>
    <w:rsid w:val="00AC0EAD"/>
    <w:rsid w:val="00AC142B"/>
    <w:rsid w:val="00AC2822"/>
    <w:rsid w:val="00AC348C"/>
    <w:rsid w:val="00AC34BD"/>
    <w:rsid w:val="00AC3C07"/>
    <w:rsid w:val="00AC4395"/>
    <w:rsid w:val="00AC46BD"/>
    <w:rsid w:val="00AC5796"/>
    <w:rsid w:val="00AC5E93"/>
    <w:rsid w:val="00AC6924"/>
    <w:rsid w:val="00AC6CAF"/>
    <w:rsid w:val="00AD0361"/>
    <w:rsid w:val="00AD04E5"/>
    <w:rsid w:val="00AD0BA5"/>
    <w:rsid w:val="00AD1582"/>
    <w:rsid w:val="00AD228F"/>
    <w:rsid w:val="00AD2ED0"/>
    <w:rsid w:val="00AD34D5"/>
    <w:rsid w:val="00AD4A52"/>
    <w:rsid w:val="00AD5181"/>
    <w:rsid w:val="00AD5B53"/>
    <w:rsid w:val="00AD799A"/>
    <w:rsid w:val="00AE13EC"/>
    <w:rsid w:val="00AE2F73"/>
    <w:rsid w:val="00AE3A30"/>
    <w:rsid w:val="00AE4556"/>
    <w:rsid w:val="00AE4690"/>
    <w:rsid w:val="00AE46D6"/>
    <w:rsid w:val="00AE5182"/>
    <w:rsid w:val="00AE51C2"/>
    <w:rsid w:val="00AE57E1"/>
    <w:rsid w:val="00AE764E"/>
    <w:rsid w:val="00AE76FE"/>
    <w:rsid w:val="00AE787F"/>
    <w:rsid w:val="00AF00C9"/>
    <w:rsid w:val="00AF0950"/>
    <w:rsid w:val="00AF0DD7"/>
    <w:rsid w:val="00AF3767"/>
    <w:rsid w:val="00AF6B81"/>
    <w:rsid w:val="00B002CB"/>
    <w:rsid w:val="00B00304"/>
    <w:rsid w:val="00B00598"/>
    <w:rsid w:val="00B00BA9"/>
    <w:rsid w:val="00B013B3"/>
    <w:rsid w:val="00B02BC0"/>
    <w:rsid w:val="00B03466"/>
    <w:rsid w:val="00B04E01"/>
    <w:rsid w:val="00B052A4"/>
    <w:rsid w:val="00B055F4"/>
    <w:rsid w:val="00B0644B"/>
    <w:rsid w:val="00B06733"/>
    <w:rsid w:val="00B070A9"/>
    <w:rsid w:val="00B074A6"/>
    <w:rsid w:val="00B10D6C"/>
    <w:rsid w:val="00B10E27"/>
    <w:rsid w:val="00B10FD6"/>
    <w:rsid w:val="00B11900"/>
    <w:rsid w:val="00B129A0"/>
    <w:rsid w:val="00B13219"/>
    <w:rsid w:val="00B14A92"/>
    <w:rsid w:val="00B14B2F"/>
    <w:rsid w:val="00B150BA"/>
    <w:rsid w:val="00B16765"/>
    <w:rsid w:val="00B1705D"/>
    <w:rsid w:val="00B179D7"/>
    <w:rsid w:val="00B17F2A"/>
    <w:rsid w:val="00B203C8"/>
    <w:rsid w:val="00B206E0"/>
    <w:rsid w:val="00B211CD"/>
    <w:rsid w:val="00B23AEE"/>
    <w:rsid w:val="00B23BE6"/>
    <w:rsid w:val="00B24C70"/>
    <w:rsid w:val="00B2690E"/>
    <w:rsid w:val="00B26D27"/>
    <w:rsid w:val="00B26D6D"/>
    <w:rsid w:val="00B27527"/>
    <w:rsid w:val="00B30302"/>
    <w:rsid w:val="00B30DEB"/>
    <w:rsid w:val="00B313DD"/>
    <w:rsid w:val="00B3166E"/>
    <w:rsid w:val="00B32CC5"/>
    <w:rsid w:val="00B3354B"/>
    <w:rsid w:val="00B33907"/>
    <w:rsid w:val="00B33A1F"/>
    <w:rsid w:val="00B33BB4"/>
    <w:rsid w:val="00B34CD0"/>
    <w:rsid w:val="00B351BF"/>
    <w:rsid w:val="00B370D3"/>
    <w:rsid w:val="00B377F0"/>
    <w:rsid w:val="00B400B9"/>
    <w:rsid w:val="00B40170"/>
    <w:rsid w:val="00B4051A"/>
    <w:rsid w:val="00B41039"/>
    <w:rsid w:val="00B41AA4"/>
    <w:rsid w:val="00B42396"/>
    <w:rsid w:val="00B426B6"/>
    <w:rsid w:val="00B51DD9"/>
    <w:rsid w:val="00B52AFD"/>
    <w:rsid w:val="00B53074"/>
    <w:rsid w:val="00B53D0E"/>
    <w:rsid w:val="00B56E77"/>
    <w:rsid w:val="00B57EC0"/>
    <w:rsid w:val="00B605B3"/>
    <w:rsid w:val="00B61045"/>
    <w:rsid w:val="00B62AE9"/>
    <w:rsid w:val="00B640CB"/>
    <w:rsid w:val="00B6427F"/>
    <w:rsid w:val="00B6616D"/>
    <w:rsid w:val="00B6713D"/>
    <w:rsid w:val="00B705A3"/>
    <w:rsid w:val="00B72D57"/>
    <w:rsid w:val="00B73E1B"/>
    <w:rsid w:val="00B74438"/>
    <w:rsid w:val="00B74605"/>
    <w:rsid w:val="00B7531E"/>
    <w:rsid w:val="00B75783"/>
    <w:rsid w:val="00B76BAB"/>
    <w:rsid w:val="00B80ABE"/>
    <w:rsid w:val="00B828C9"/>
    <w:rsid w:val="00B82DA0"/>
    <w:rsid w:val="00B849D4"/>
    <w:rsid w:val="00B8558F"/>
    <w:rsid w:val="00B857B4"/>
    <w:rsid w:val="00B8593C"/>
    <w:rsid w:val="00B85DF0"/>
    <w:rsid w:val="00B863CC"/>
    <w:rsid w:val="00B90FCA"/>
    <w:rsid w:val="00B9108F"/>
    <w:rsid w:val="00B91D8F"/>
    <w:rsid w:val="00B92274"/>
    <w:rsid w:val="00B924AB"/>
    <w:rsid w:val="00B929CB"/>
    <w:rsid w:val="00B9493E"/>
    <w:rsid w:val="00B95D01"/>
    <w:rsid w:val="00B96C8D"/>
    <w:rsid w:val="00B971BE"/>
    <w:rsid w:val="00B97FAF"/>
    <w:rsid w:val="00B97FBE"/>
    <w:rsid w:val="00BA007D"/>
    <w:rsid w:val="00BA17AA"/>
    <w:rsid w:val="00BA2A72"/>
    <w:rsid w:val="00BA35DA"/>
    <w:rsid w:val="00BA379C"/>
    <w:rsid w:val="00BA42F2"/>
    <w:rsid w:val="00BA48FC"/>
    <w:rsid w:val="00BA4E74"/>
    <w:rsid w:val="00BA5C99"/>
    <w:rsid w:val="00BA7289"/>
    <w:rsid w:val="00BA7D49"/>
    <w:rsid w:val="00BB06C7"/>
    <w:rsid w:val="00BB1CA0"/>
    <w:rsid w:val="00BB349D"/>
    <w:rsid w:val="00BB3864"/>
    <w:rsid w:val="00BB4AAB"/>
    <w:rsid w:val="00BB5578"/>
    <w:rsid w:val="00BB6007"/>
    <w:rsid w:val="00BB62BA"/>
    <w:rsid w:val="00BB6D8B"/>
    <w:rsid w:val="00BB76CF"/>
    <w:rsid w:val="00BC0240"/>
    <w:rsid w:val="00BC08C9"/>
    <w:rsid w:val="00BC0D53"/>
    <w:rsid w:val="00BC0F2A"/>
    <w:rsid w:val="00BC0FC6"/>
    <w:rsid w:val="00BC2870"/>
    <w:rsid w:val="00BC2AE4"/>
    <w:rsid w:val="00BC3AB4"/>
    <w:rsid w:val="00BC459F"/>
    <w:rsid w:val="00BD058E"/>
    <w:rsid w:val="00BD110E"/>
    <w:rsid w:val="00BD1926"/>
    <w:rsid w:val="00BD2159"/>
    <w:rsid w:val="00BD29AA"/>
    <w:rsid w:val="00BD3CE1"/>
    <w:rsid w:val="00BD3E3F"/>
    <w:rsid w:val="00BD4442"/>
    <w:rsid w:val="00BD5BCC"/>
    <w:rsid w:val="00BD66F2"/>
    <w:rsid w:val="00BD7032"/>
    <w:rsid w:val="00BE1395"/>
    <w:rsid w:val="00BE537B"/>
    <w:rsid w:val="00BE53E3"/>
    <w:rsid w:val="00BE6997"/>
    <w:rsid w:val="00BE6F0C"/>
    <w:rsid w:val="00BE7EF9"/>
    <w:rsid w:val="00BF3093"/>
    <w:rsid w:val="00BF3280"/>
    <w:rsid w:val="00BF4535"/>
    <w:rsid w:val="00BF4C6B"/>
    <w:rsid w:val="00BF59B8"/>
    <w:rsid w:val="00BF59E8"/>
    <w:rsid w:val="00BF60C0"/>
    <w:rsid w:val="00BF795B"/>
    <w:rsid w:val="00BF7A8E"/>
    <w:rsid w:val="00C001F1"/>
    <w:rsid w:val="00C063B3"/>
    <w:rsid w:val="00C06562"/>
    <w:rsid w:val="00C0786F"/>
    <w:rsid w:val="00C12CEB"/>
    <w:rsid w:val="00C12ED6"/>
    <w:rsid w:val="00C13591"/>
    <w:rsid w:val="00C145DD"/>
    <w:rsid w:val="00C14FEB"/>
    <w:rsid w:val="00C156A1"/>
    <w:rsid w:val="00C15D8A"/>
    <w:rsid w:val="00C1614F"/>
    <w:rsid w:val="00C17328"/>
    <w:rsid w:val="00C17564"/>
    <w:rsid w:val="00C177D6"/>
    <w:rsid w:val="00C20909"/>
    <w:rsid w:val="00C2118F"/>
    <w:rsid w:val="00C216C3"/>
    <w:rsid w:val="00C21DF6"/>
    <w:rsid w:val="00C22542"/>
    <w:rsid w:val="00C23CA3"/>
    <w:rsid w:val="00C23E98"/>
    <w:rsid w:val="00C253F2"/>
    <w:rsid w:val="00C25FCC"/>
    <w:rsid w:val="00C264CC"/>
    <w:rsid w:val="00C26AA2"/>
    <w:rsid w:val="00C27888"/>
    <w:rsid w:val="00C27AFF"/>
    <w:rsid w:val="00C31100"/>
    <w:rsid w:val="00C31779"/>
    <w:rsid w:val="00C31CC7"/>
    <w:rsid w:val="00C3243E"/>
    <w:rsid w:val="00C32E20"/>
    <w:rsid w:val="00C3397C"/>
    <w:rsid w:val="00C34A89"/>
    <w:rsid w:val="00C3546C"/>
    <w:rsid w:val="00C35A8C"/>
    <w:rsid w:val="00C37C35"/>
    <w:rsid w:val="00C40473"/>
    <w:rsid w:val="00C417BD"/>
    <w:rsid w:val="00C42CC1"/>
    <w:rsid w:val="00C43A22"/>
    <w:rsid w:val="00C43A2F"/>
    <w:rsid w:val="00C44253"/>
    <w:rsid w:val="00C44EA5"/>
    <w:rsid w:val="00C45830"/>
    <w:rsid w:val="00C45DEA"/>
    <w:rsid w:val="00C47614"/>
    <w:rsid w:val="00C50290"/>
    <w:rsid w:val="00C50D3C"/>
    <w:rsid w:val="00C53214"/>
    <w:rsid w:val="00C53BC8"/>
    <w:rsid w:val="00C55344"/>
    <w:rsid w:val="00C55474"/>
    <w:rsid w:val="00C55735"/>
    <w:rsid w:val="00C60B6F"/>
    <w:rsid w:val="00C616C5"/>
    <w:rsid w:val="00C627A0"/>
    <w:rsid w:val="00C62A4F"/>
    <w:rsid w:val="00C64613"/>
    <w:rsid w:val="00C64E35"/>
    <w:rsid w:val="00C65BB1"/>
    <w:rsid w:val="00C65C8D"/>
    <w:rsid w:val="00C6683A"/>
    <w:rsid w:val="00C67468"/>
    <w:rsid w:val="00C67AD2"/>
    <w:rsid w:val="00C718DB"/>
    <w:rsid w:val="00C71B20"/>
    <w:rsid w:val="00C722B0"/>
    <w:rsid w:val="00C72F40"/>
    <w:rsid w:val="00C73673"/>
    <w:rsid w:val="00C7760F"/>
    <w:rsid w:val="00C77BE8"/>
    <w:rsid w:val="00C80685"/>
    <w:rsid w:val="00C80EE5"/>
    <w:rsid w:val="00C81B09"/>
    <w:rsid w:val="00C82131"/>
    <w:rsid w:val="00C8259F"/>
    <w:rsid w:val="00C82924"/>
    <w:rsid w:val="00C8502C"/>
    <w:rsid w:val="00C85C17"/>
    <w:rsid w:val="00C86466"/>
    <w:rsid w:val="00C86A45"/>
    <w:rsid w:val="00C87F4A"/>
    <w:rsid w:val="00C90F31"/>
    <w:rsid w:val="00C917F4"/>
    <w:rsid w:val="00C933B0"/>
    <w:rsid w:val="00C93F01"/>
    <w:rsid w:val="00C94FF8"/>
    <w:rsid w:val="00C953B5"/>
    <w:rsid w:val="00C9569A"/>
    <w:rsid w:val="00C96588"/>
    <w:rsid w:val="00C96EEE"/>
    <w:rsid w:val="00CA02B6"/>
    <w:rsid w:val="00CA0A02"/>
    <w:rsid w:val="00CA24AA"/>
    <w:rsid w:val="00CA2BB0"/>
    <w:rsid w:val="00CA37F7"/>
    <w:rsid w:val="00CA38B8"/>
    <w:rsid w:val="00CA4C45"/>
    <w:rsid w:val="00CA4FF8"/>
    <w:rsid w:val="00CA5E78"/>
    <w:rsid w:val="00CA5FEC"/>
    <w:rsid w:val="00CA73DC"/>
    <w:rsid w:val="00CA79D5"/>
    <w:rsid w:val="00CB0B4D"/>
    <w:rsid w:val="00CB0C7F"/>
    <w:rsid w:val="00CB0E4D"/>
    <w:rsid w:val="00CB17EB"/>
    <w:rsid w:val="00CB20D3"/>
    <w:rsid w:val="00CB24E6"/>
    <w:rsid w:val="00CB395E"/>
    <w:rsid w:val="00CB3C88"/>
    <w:rsid w:val="00CB4613"/>
    <w:rsid w:val="00CB6504"/>
    <w:rsid w:val="00CB73FB"/>
    <w:rsid w:val="00CB7B07"/>
    <w:rsid w:val="00CC09FC"/>
    <w:rsid w:val="00CC0EFF"/>
    <w:rsid w:val="00CC0FCD"/>
    <w:rsid w:val="00CC1990"/>
    <w:rsid w:val="00CC52BF"/>
    <w:rsid w:val="00CC573E"/>
    <w:rsid w:val="00CC57EC"/>
    <w:rsid w:val="00CC61D1"/>
    <w:rsid w:val="00CC629A"/>
    <w:rsid w:val="00CC66FA"/>
    <w:rsid w:val="00CC7B50"/>
    <w:rsid w:val="00CD0A18"/>
    <w:rsid w:val="00CD13A7"/>
    <w:rsid w:val="00CD2A8E"/>
    <w:rsid w:val="00CD313C"/>
    <w:rsid w:val="00CD3918"/>
    <w:rsid w:val="00CD397D"/>
    <w:rsid w:val="00CD4C5E"/>
    <w:rsid w:val="00CD4F39"/>
    <w:rsid w:val="00CD5EA1"/>
    <w:rsid w:val="00CD728C"/>
    <w:rsid w:val="00CD7A23"/>
    <w:rsid w:val="00CD7FF9"/>
    <w:rsid w:val="00CE2A6B"/>
    <w:rsid w:val="00CE3CE9"/>
    <w:rsid w:val="00CE47E8"/>
    <w:rsid w:val="00CE62F9"/>
    <w:rsid w:val="00CE651A"/>
    <w:rsid w:val="00CE7BD1"/>
    <w:rsid w:val="00CF1261"/>
    <w:rsid w:val="00CF2312"/>
    <w:rsid w:val="00CF2788"/>
    <w:rsid w:val="00CF2BE5"/>
    <w:rsid w:val="00CF2DFA"/>
    <w:rsid w:val="00CF3F38"/>
    <w:rsid w:val="00CF4DEB"/>
    <w:rsid w:val="00CF585B"/>
    <w:rsid w:val="00CF7954"/>
    <w:rsid w:val="00D000C1"/>
    <w:rsid w:val="00D015F1"/>
    <w:rsid w:val="00D018A1"/>
    <w:rsid w:val="00D037EB"/>
    <w:rsid w:val="00D058C7"/>
    <w:rsid w:val="00D05FA7"/>
    <w:rsid w:val="00D07245"/>
    <w:rsid w:val="00D12427"/>
    <w:rsid w:val="00D1411A"/>
    <w:rsid w:val="00D149AA"/>
    <w:rsid w:val="00D15105"/>
    <w:rsid w:val="00D17136"/>
    <w:rsid w:val="00D207E6"/>
    <w:rsid w:val="00D213E4"/>
    <w:rsid w:val="00D21E0F"/>
    <w:rsid w:val="00D22C37"/>
    <w:rsid w:val="00D258F3"/>
    <w:rsid w:val="00D25941"/>
    <w:rsid w:val="00D25E3E"/>
    <w:rsid w:val="00D25FEF"/>
    <w:rsid w:val="00D26EEB"/>
    <w:rsid w:val="00D27193"/>
    <w:rsid w:val="00D27C57"/>
    <w:rsid w:val="00D303C0"/>
    <w:rsid w:val="00D3086C"/>
    <w:rsid w:val="00D32499"/>
    <w:rsid w:val="00D32E8D"/>
    <w:rsid w:val="00D357B4"/>
    <w:rsid w:val="00D36641"/>
    <w:rsid w:val="00D36F82"/>
    <w:rsid w:val="00D37B2F"/>
    <w:rsid w:val="00D401A1"/>
    <w:rsid w:val="00D4124B"/>
    <w:rsid w:val="00D413E0"/>
    <w:rsid w:val="00D41A13"/>
    <w:rsid w:val="00D41B7F"/>
    <w:rsid w:val="00D45636"/>
    <w:rsid w:val="00D4564B"/>
    <w:rsid w:val="00D46940"/>
    <w:rsid w:val="00D46E90"/>
    <w:rsid w:val="00D5056E"/>
    <w:rsid w:val="00D51691"/>
    <w:rsid w:val="00D52703"/>
    <w:rsid w:val="00D52BED"/>
    <w:rsid w:val="00D53E89"/>
    <w:rsid w:val="00D54813"/>
    <w:rsid w:val="00D55B18"/>
    <w:rsid w:val="00D55D76"/>
    <w:rsid w:val="00D56DEB"/>
    <w:rsid w:val="00D631D7"/>
    <w:rsid w:val="00D63CF4"/>
    <w:rsid w:val="00D64EDF"/>
    <w:rsid w:val="00D65D24"/>
    <w:rsid w:val="00D66114"/>
    <w:rsid w:val="00D67093"/>
    <w:rsid w:val="00D701B1"/>
    <w:rsid w:val="00D70442"/>
    <w:rsid w:val="00D70512"/>
    <w:rsid w:val="00D70D57"/>
    <w:rsid w:val="00D71440"/>
    <w:rsid w:val="00D718AD"/>
    <w:rsid w:val="00D72683"/>
    <w:rsid w:val="00D726F4"/>
    <w:rsid w:val="00D72910"/>
    <w:rsid w:val="00D73B8D"/>
    <w:rsid w:val="00D7565B"/>
    <w:rsid w:val="00D75C06"/>
    <w:rsid w:val="00D768B2"/>
    <w:rsid w:val="00D76950"/>
    <w:rsid w:val="00D77F7A"/>
    <w:rsid w:val="00D804F3"/>
    <w:rsid w:val="00D807C3"/>
    <w:rsid w:val="00D80ED3"/>
    <w:rsid w:val="00D81738"/>
    <w:rsid w:val="00D820E2"/>
    <w:rsid w:val="00D83B9F"/>
    <w:rsid w:val="00D83D98"/>
    <w:rsid w:val="00D8418F"/>
    <w:rsid w:val="00D8676B"/>
    <w:rsid w:val="00D86F05"/>
    <w:rsid w:val="00D874A6"/>
    <w:rsid w:val="00D87C0A"/>
    <w:rsid w:val="00D914B0"/>
    <w:rsid w:val="00D92475"/>
    <w:rsid w:val="00D92CBA"/>
    <w:rsid w:val="00D92F50"/>
    <w:rsid w:val="00D930CA"/>
    <w:rsid w:val="00D9720C"/>
    <w:rsid w:val="00D97AA3"/>
    <w:rsid w:val="00DA0BEE"/>
    <w:rsid w:val="00DA17C8"/>
    <w:rsid w:val="00DA4ED1"/>
    <w:rsid w:val="00DA5C01"/>
    <w:rsid w:val="00DA60C6"/>
    <w:rsid w:val="00DA60ED"/>
    <w:rsid w:val="00DA6279"/>
    <w:rsid w:val="00DA6284"/>
    <w:rsid w:val="00DA6BDA"/>
    <w:rsid w:val="00DA6C03"/>
    <w:rsid w:val="00DA7A33"/>
    <w:rsid w:val="00DA7D63"/>
    <w:rsid w:val="00DB06C9"/>
    <w:rsid w:val="00DB0B61"/>
    <w:rsid w:val="00DB11CC"/>
    <w:rsid w:val="00DB4279"/>
    <w:rsid w:val="00DB5C34"/>
    <w:rsid w:val="00DB5F36"/>
    <w:rsid w:val="00DB7C45"/>
    <w:rsid w:val="00DB7F9F"/>
    <w:rsid w:val="00DC064C"/>
    <w:rsid w:val="00DC205F"/>
    <w:rsid w:val="00DC2F2F"/>
    <w:rsid w:val="00DC3761"/>
    <w:rsid w:val="00DC4C14"/>
    <w:rsid w:val="00DC5AC5"/>
    <w:rsid w:val="00DC7452"/>
    <w:rsid w:val="00DD03F7"/>
    <w:rsid w:val="00DD123A"/>
    <w:rsid w:val="00DD1910"/>
    <w:rsid w:val="00DD1B79"/>
    <w:rsid w:val="00DD1C7C"/>
    <w:rsid w:val="00DD1F6B"/>
    <w:rsid w:val="00DD2301"/>
    <w:rsid w:val="00DD2731"/>
    <w:rsid w:val="00DD29A6"/>
    <w:rsid w:val="00DD4985"/>
    <w:rsid w:val="00DD5277"/>
    <w:rsid w:val="00DD63CF"/>
    <w:rsid w:val="00DD6BEC"/>
    <w:rsid w:val="00DD7243"/>
    <w:rsid w:val="00DE0798"/>
    <w:rsid w:val="00DE2E02"/>
    <w:rsid w:val="00DE2FE2"/>
    <w:rsid w:val="00DE3539"/>
    <w:rsid w:val="00DE43CC"/>
    <w:rsid w:val="00DE67D4"/>
    <w:rsid w:val="00DE6F42"/>
    <w:rsid w:val="00DE7DEE"/>
    <w:rsid w:val="00DF004B"/>
    <w:rsid w:val="00DF0D03"/>
    <w:rsid w:val="00DF15B0"/>
    <w:rsid w:val="00DF4048"/>
    <w:rsid w:val="00DF40D5"/>
    <w:rsid w:val="00DF45E9"/>
    <w:rsid w:val="00DF5131"/>
    <w:rsid w:val="00DF5AF4"/>
    <w:rsid w:val="00DF6D6B"/>
    <w:rsid w:val="00DF6E24"/>
    <w:rsid w:val="00DF71DA"/>
    <w:rsid w:val="00DF71F3"/>
    <w:rsid w:val="00DF7850"/>
    <w:rsid w:val="00E004B4"/>
    <w:rsid w:val="00E007E9"/>
    <w:rsid w:val="00E00BC9"/>
    <w:rsid w:val="00E01ECE"/>
    <w:rsid w:val="00E02088"/>
    <w:rsid w:val="00E028AB"/>
    <w:rsid w:val="00E037C9"/>
    <w:rsid w:val="00E03998"/>
    <w:rsid w:val="00E04160"/>
    <w:rsid w:val="00E04829"/>
    <w:rsid w:val="00E06AA7"/>
    <w:rsid w:val="00E07012"/>
    <w:rsid w:val="00E0724E"/>
    <w:rsid w:val="00E10436"/>
    <w:rsid w:val="00E10E4C"/>
    <w:rsid w:val="00E13A7B"/>
    <w:rsid w:val="00E149AA"/>
    <w:rsid w:val="00E14CCD"/>
    <w:rsid w:val="00E1577F"/>
    <w:rsid w:val="00E16034"/>
    <w:rsid w:val="00E16E74"/>
    <w:rsid w:val="00E2037A"/>
    <w:rsid w:val="00E205A4"/>
    <w:rsid w:val="00E21DD2"/>
    <w:rsid w:val="00E233BA"/>
    <w:rsid w:val="00E2395E"/>
    <w:rsid w:val="00E240F1"/>
    <w:rsid w:val="00E241E6"/>
    <w:rsid w:val="00E247DC"/>
    <w:rsid w:val="00E254D1"/>
    <w:rsid w:val="00E263D0"/>
    <w:rsid w:val="00E27843"/>
    <w:rsid w:val="00E317C0"/>
    <w:rsid w:val="00E31B77"/>
    <w:rsid w:val="00E32D79"/>
    <w:rsid w:val="00E33231"/>
    <w:rsid w:val="00E345CF"/>
    <w:rsid w:val="00E34A32"/>
    <w:rsid w:val="00E34B8A"/>
    <w:rsid w:val="00E36423"/>
    <w:rsid w:val="00E41538"/>
    <w:rsid w:val="00E42391"/>
    <w:rsid w:val="00E4291C"/>
    <w:rsid w:val="00E43CAA"/>
    <w:rsid w:val="00E4440D"/>
    <w:rsid w:val="00E4757B"/>
    <w:rsid w:val="00E47682"/>
    <w:rsid w:val="00E5014A"/>
    <w:rsid w:val="00E50EB4"/>
    <w:rsid w:val="00E51F9B"/>
    <w:rsid w:val="00E526E1"/>
    <w:rsid w:val="00E52719"/>
    <w:rsid w:val="00E52BBA"/>
    <w:rsid w:val="00E534F4"/>
    <w:rsid w:val="00E53F9E"/>
    <w:rsid w:val="00E54B37"/>
    <w:rsid w:val="00E55144"/>
    <w:rsid w:val="00E5528F"/>
    <w:rsid w:val="00E5597C"/>
    <w:rsid w:val="00E56073"/>
    <w:rsid w:val="00E609B1"/>
    <w:rsid w:val="00E622A1"/>
    <w:rsid w:val="00E62309"/>
    <w:rsid w:val="00E626E0"/>
    <w:rsid w:val="00E633BF"/>
    <w:rsid w:val="00E63CB9"/>
    <w:rsid w:val="00E661D0"/>
    <w:rsid w:val="00E664AE"/>
    <w:rsid w:val="00E66811"/>
    <w:rsid w:val="00E67B81"/>
    <w:rsid w:val="00E7095B"/>
    <w:rsid w:val="00E711BB"/>
    <w:rsid w:val="00E71B85"/>
    <w:rsid w:val="00E72181"/>
    <w:rsid w:val="00E727B8"/>
    <w:rsid w:val="00E7394C"/>
    <w:rsid w:val="00E73B9E"/>
    <w:rsid w:val="00E74B37"/>
    <w:rsid w:val="00E74F9C"/>
    <w:rsid w:val="00E7576A"/>
    <w:rsid w:val="00E76C60"/>
    <w:rsid w:val="00E76D88"/>
    <w:rsid w:val="00E77201"/>
    <w:rsid w:val="00E8036D"/>
    <w:rsid w:val="00E805CA"/>
    <w:rsid w:val="00E81525"/>
    <w:rsid w:val="00E818F6"/>
    <w:rsid w:val="00E81B5F"/>
    <w:rsid w:val="00E81CE4"/>
    <w:rsid w:val="00E820EC"/>
    <w:rsid w:val="00E8244D"/>
    <w:rsid w:val="00E838FA"/>
    <w:rsid w:val="00E83F36"/>
    <w:rsid w:val="00E848FF"/>
    <w:rsid w:val="00E849F7"/>
    <w:rsid w:val="00E84DA5"/>
    <w:rsid w:val="00E85BD3"/>
    <w:rsid w:val="00E86CDE"/>
    <w:rsid w:val="00E876F9"/>
    <w:rsid w:val="00E923E4"/>
    <w:rsid w:val="00E92577"/>
    <w:rsid w:val="00E9360A"/>
    <w:rsid w:val="00E939AF"/>
    <w:rsid w:val="00E95564"/>
    <w:rsid w:val="00E97027"/>
    <w:rsid w:val="00EA073E"/>
    <w:rsid w:val="00EA1AD3"/>
    <w:rsid w:val="00EA1B70"/>
    <w:rsid w:val="00EA31BE"/>
    <w:rsid w:val="00EA3B00"/>
    <w:rsid w:val="00EA44DC"/>
    <w:rsid w:val="00EA61E6"/>
    <w:rsid w:val="00EA6E21"/>
    <w:rsid w:val="00EA71D8"/>
    <w:rsid w:val="00EA7D58"/>
    <w:rsid w:val="00EB00DD"/>
    <w:rsid w:val="00EB3060"/>
    <w:rsid w:val="00EB3A2D"/>
    <w:rsid w:val="00EB3B04"/>
    <w:rsid w:val="00EB3EEE"/>
    <w:rsid w:val="00EB41F3"/>
    <w:rsid w:val="00EB4B19"/>
    <w:rsid w:val="00EB4C0D"/>
    <w:rsid w:val="00EB500F"/>
    <w:rsid w:val="00EB55DA"/>
    <w:rsid w:val="00EB5943"/>
    <w:rsid w:val="00EB5B7D"/>
    <w:rsid w:val="00EB5F21"/>
    <w:rsid w:val="00EB6E44"/>
    <w:rsid w:val="00EC0B11"/>
    <w:rsid w:val="00EC2FEA"/>
    <w:rsid w:val="00EC3484"/>
    <w:rsid w:val="00EC39CC"/>
    <w:rsid w:val="00EC5B00"/>
    <w:rsid w:val="00EC6594"/>
    <w:rsid w:val="00EC7F1F"/>
    <w:rsid w:val="00ED12F3"/>
    <w:rsid w:val="00ED3259"/>
    <w:rsid w:val="00ED3A94"/>
    <w:rsid w:val="00ED4D85"/>
    <w:rsid w:val="00ED676A"/>
    <w:rsid w:val="00ED727C"/>
    <w:rsid w:val="00EE083E"/>
    <w:rsid w:val="00EE0D87"/>
    <w:rsid w:val="00EE135E"/>
    <w:rsid w:val="00EE1391"/>
    <w:rsid w:val="00EE1D93"/>
    <w:rsid w:val="00EE2033"/>
    <w:rsid w:val="00EE2268"/>
    <w:rsid w:val="00EE57FD"/>
    <w:rsid w:val="00EE58E4"/>
    <w:rsid w:val="00EE675D"/>
    <w:rsid w:val="00EE6A53"/>
    <w:rsid w:val="00EE7768"/>
    <w:rsid w:val="00EE7AE2"/>
    <w:rsid w:val="00EE7C83"/>
    <w:rsid w:val="00EF2E9A"/>
    <w:rsid w:val="00EF2FBA"/>
    <w:rsid w:val="00EF3E4F"/>
    <w:rsid w:val="00EF4255"/>
    <w:rsid w:val="00EF44B0"/>
    <w:rsid w:val="00EF44DA"/>
    <w:rsid w:val="00EF5056"/>
    <w:rsid w:val="00EF5A10"/>
    <w:rsid w:val="00EF63E8"/>
    <w:rsid w:val="00EF6C88"/>
    <w:rsid w:val="00EF70C0"/>
    <w:rsid w:val="00EF7872"/>
    <w:rsid w:val="00EF7D8F"/>
    <w:rsid w:val="00F00AE2"/>
    <w:rsid w:val="00F00D1C"/>
    <w:rsid w:val="00F01738"/>
    <w:rsid w:val="00F01A1F"/>
    <w:rsid w:val="00F028E5"/>
    <w:rsid w:val="00F02C99"/>
    <w:rsid w:val="00F02EA2"/>
    <w:rsid w:val="00F037C3"/>
    <w:rsid w:val="00F0419A"/>
    <w:rsid w:val="00F04A39"/>
    <w:rsid w:val="00F053E3"/>
    <w:rsid w:val="00F0726E"/>
    <w:rsid w:val="00F101C8"/>
    <w:rsid w:val="00F12086"/>
    <w:rsid w:val="00F14AA2"/>
    <w:rsid w:val="00F1518C"/>
    <w:rsid w:val="00F151BD"/>
    <w:rsid w:val="00F1652F"/>
    <w:rsid w:val="00F1656B"/>
    <w:rsid w:val="00F167A0"/>
    <w:rsid w:val="00F16C94"/>
    <w:rsid w:val="00F17832"/>
    <w:rsid w:val="00F17A43"/>
    <w:rsid w:val="00F17D22"/>
    <w:rsid w:val="00F17D3C"/>
    <w:rsid w:val="00F20169"/>
    <w:rsid w:val="00F2086B"/>
    <w:rsid w:val="00F20F85"/>
    <w:rsid w:val="00F21CEB"/>
    <w:rsid w:val="00F21F55"/>
    <w:rsid w:val="00F23018"/>
    <w:rsid w:val="00F231FD"/>
    <w:rsid w:val="00F23F3C"/>
    <w:rsid w:val="00F2439F"/>
    <w:rsid w:val="00F244BF"/>
    <w:rsid w:val="00F24A3F"/>
    <w:rsid w:val="00F24D35"/>
    <w:rsid w:val="00F24F4D"/>
    <w:rsid w:val="00F2637B"/>
    <w:rsid w:val="00F27F11"/>
    <w:rsid w:val="00F316E7"/>
    <w:rsid w:val="00F32129"/>
    <w:rsid w:val="00F33F99"/>
    <w:rsid w:val="00F34477"/>
    <w:rsid w:val="00F36C86"/>
    <w:rsid w:val="00F41207"/>
    <w:rsid w:val="00F419C1"/>
    <w:rsid w:val="00F41B0B"/>
    <w:rsid w:val="00F4266A"/>
    <w:rsid w:val="00F438DB"/>
    <w:rsid w:val="00F43F80"/>
    <w:rsid w:val="00F440B5"/>
    <w:rsid w:val="00F444E6"/>
    <w:rsid w:val="00F46FC5"/>
    <w:rsid w:val="00F46FF7"/>
    <w:rsid w:val="00F47070"/>
    <w:rsid w:val="00F47562"/>
    <w:rsid w:val="00F504C0"/>
    <w:rsid w:val="00F5179B"/>
    <w:rsid w:val="00F51DBF"/>
    <w:rsid w:val="00F52AFD"/>
    <w:rsid w:val="00F53843"/>
    <w:rsid w:val="00F55325"/>
    <w:rsid w:val="00F561BB"/>
    <w:rsid w:val="00F566B5"/>
    <w:rsid w:val="00F63650"/>
    <w:rsid w:val="00F64E53"/>
    <w:rsid w:val="00F656A3"/>
    <w:rsid w:val="00F65A6E"/>
    <w:rsid w:val="00F669BB"/>
    <w:rsid w:val="00F6761E"/>
    <w:rsid w:val="00F70F17"/>
    <w:rsid w:val="00F73376"/>
    <w:rsid w:val="00F747CB"/>
    <w:rsid w:val="00F76168"/>
    <w:rsid w:val="00F76589"/>
    <w:rsid w:val="00F776EA"/>
    <w:rsid w:val="00F80AB7"/>
    <w:rsid w:val="00F80DBE"/>
    <w:rsid w:val="00F8194F"/>
    <w:rsid w:val="00F81A69"/>
    <w:rsid w:val="00F83AB6"/>
    <w:rsid w:val="00F83D5E"/>
    <w:rsid w:val="00F8433D"/>
    <w:rsid w:val="00F843E8"/>
    <w:rsid w:val="00F84522"/>
    <w:rsid w:val="00F85DD4"/>
    <w:rsid w:val="00F87F0C"/>
    <w:rsid w:val="00F90ADF"/>
    <w:rsid w:val="00F913BB"/>
    <w:rsid w:val="00F930A5"/>
    <w:rsid w:val="00F93751"/>
    <w:rsid w:val="00F95215"/>
    <w:rsid w:val="00F95DB8"/>
    <w:rsid w:val="00FA1DBB"/>
    <w:rsid w:val="00FA32D6"/>
    <w:rsid w:val="00FA34F8"/>
    <w:rsid w:val="00FA589A"/>
    <w:rsid w:val="00FA656C"/>
    <w:rsid w:val="00FA6A7C"/>
    <w:rsid w:val="00FB2916"/>
    <w:rsid w:val="00FB2A8B"/>
    <w:rsid w:val="00FB33CC"/>
    <w:rsid w:val="00FB609A"/>
    <w:rsid w:val="00FB6718"/>
    <w:rsid w:val="00FB6EDB"/>
    <w:rsid w:val="00FB7740"/>
    <w:rsid w:val="00FC1EDD"/>
    <w:rsid w:val="00FC3446"/>
    <w:rsid w:val="00FC5510"/>
    <w:rsid w:val="00FC6405"/>
    <w:rsid w:val="00FD0BBF"/>
    <w:rsid w:val="00FD2FEE"/>
    <w:rsid w:val="00FD3107"/>
    <w:rsid w:val="00FD6805"/>
    <w:rsid w:val="00FD6DE4"/>
    <w:rsid w:val="00FD779F"/>
    <w:rsid w:val="00FD7D1A"/>
    <w:rsid w:val="00FE1A83"/>
    <w:rsid w:val="00FE1B75"/>
    <w:rsid w:val="00FE2783"/>
    <w:rsid w:val="00FE2B12"/>
    <w:rsid w:val="00FE5637"/>
    <w:rsid w:val="00FE76AC"/>
    <w:rsid w:val="00FF10AA"/>
    <w:rsid w:val="00FF33EE"/>
    <w:rsid w:val="00FF34C7"/>
    <w:rsid w:val="00FF374A"/>
    <w:rsid w:val="00FF3CDC"/>
    <w:rsid w:val="00FF3EB6"/>
    <w:rsid w:val="00FF457E"/>
    <w:rsid w:val="00FF484F"/>
    <w:rsid w:val="00FF523D"/>
    <w:rsid w:val="00FF5502"/>
    <w:rsid w:val="00FF60F7"/>
    <w:rsid w:val="00FF729E"/>
    <w:rsid w:val="00FF7325"/>
  </w:rsids>
  <m:mathPr>
    <m:mathFont m:val="Cambria Math"/>
    <m:brkBin m:val="before"/>
    <m:brkBinSub m:val="--"/>
    <m:smallFrac m:val="0"/>
    <m:dispDef/>
    <m:lMargin m:val="0"/>
    <m:rMargin m:val="0"/>
    <m:defJc m:val="centerGroup"/>
    <m:wrapIndent m:val="1440"/>
    <m:intLim m:val="subSup"/>
    <m:naryLim m:val="undOvr"/>
  </m:mathPr>
  <w:themeFontLang w:val="it-IT"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9C0C55B"/>
  <w15:docId w15:val="{A24F28F4-C635-47FF-8022-B6624AAA6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pPr>
        <w:spacing w:after="200" w:line="276" w:lineRule="auto"/>
      </w:pPr>
    </w:pPrDefault>
  </w:docDefaults>
  <w:latentStyles w:defLockedState="0" w:defUIPriority="0" w:defSemiHidden="0" w:defUnhideWhenUsed="0" w:defQFormat="0" w:count="375">
    <w:lsdException w:name="Normal" w:locked="1" w:qFormat="1"/>
    <w:lsdException w:name="heading 1" w:locked="1" w:uiPriority="9" w:qFormat="1"/>
    <w:lsdException w:name="heading 2" w:locked="1" w:uiPriority="9" w:qFormat="1"/>
    <w:lsdException w:name="heading 3" w:locked="1" w:uiPriority="9"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nhideWhenUsed="1" w:qFormat="1"/>
    <w:lsdException w:name="table of figures" w:locked="1"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iPriority="99" w:unhideWhenUsed="1"/>
    <w:lsdException w:name="HTML Variable" w:locked="1" w:semiHidden="1" w:unhideWhenUsed="1"/>
    <w:lsdException w:name="Normal Table" w:lock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lsdException w:name="Table Web 1" w:locked="1" w:semiHidden="1" w:unhideWhenUsed="1"/>
    <w:lsdException w:name="Table Web 2" w:locked="1" w:semiHidden="1" w:unhideWhenUsed="1"/>
    <w:lsdException w:name="Table Web 3" w:locked="1"/>
    <w:lsdException w:name="Balloon Text" w:locked="1" w:semiHidden="1" w:uiPriority="99" w:unhideWhenUsed="1"/>
    <w:lsdException w:name="Table Grid" w:locked="1" w:uiPriority="59"/>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824E9"/>
    <w:rPr>
      <w:rFonts w:ascii="Calibri" w:hAnsi="Calibri"/>
      <w:color w:val="000000" w:themeColor="text1"/>
      <w:sz w:val="22"/>
      <w:szCs w:val="24"/>
      <w:lang w:val="en-US" w:eastAsia="en-US"/>
    </w:rPr>
  </w:style>
  <w:style w:type="paragraph" w:styleId="Heading1">
    <w:name w:val="heading 1"/>
    <w:basedOn w:val="Normal"/>
    <w:next w:val="Normal"/>
    <w:link w:val="Heading1Char1"/>
    <w:uiPriority w:val="9"/>
    <w:qFormat/>
    <w:rsid w:val="000824E9"/>
    <w:pPr>
      <w:pageBreakBefore/>
      <w:spacing w:before="200" w:after="160"/>
      <w:outlineLvl w:val="0"/>
    </w:pPr>
    <w:rPr>
      <w:rFonts w:ascii="Georgia" w:eastAsiaTheme="minorEastAsia" w:hAnsi="Georgia" w:cstheme="minorBidi"/>
      <w:bCs/>
      <w:noProof/>
      <w:color w:val="C00000"/>
      <w:spacing w:val="15"/>
      <w:sz w:val="40"/>
      <w:szCs w:val="28"/>
      <w:lang w:val="en-GB"/>
    </w:rPr>
  </w:style>
  <w:style w:type="paragraph" w:styleId="Heading2">
    <w:name w:val="heading 2"/>
    <w:basedOn w:val="Heading1"/>
    <w:next w:val="Normal"/>
    <w:link w:val="Heading2Char1"/>
    <w:uiPriority w:val="9"/>
    <w:qFormat/>
    <w:rsid w:val="000824E9"/>
    <w:pPr>
      <w:pageBreakBefore w:val="0"/>
      <w:outlineLvl w:val="1"/>
    </w:pPr>
    <w:rPr>
      <w:rFonts w:ascii="Calibri" w:hAnsi="Calibri"/>
      <w:b/>
      <w:bCs w:val="0"/>
      <w:noProof w:val="0"/>
      <w:color w:val="000000" w:themeColor="text1"/>
      <w:sz w:val="28"/>
    </w:rPr>
  </w:style>
  <w:style w:type="paragraph" w:styleId="Heading3">
    <w:name w:val="heading 3"/>
    <w:basedOn w:val="Heading2"/>
    <w:next w:val="Normal"/>
    <w:link w:val="Heading3Char1"/>
    <w:uiPriority w:val="9"/>
    <w:qFormat/>
    <w:rsid w:val="000824E9"/>
    <w:pPr>
      <w:spacing w:before="300"/>
      <w:outlineLvl w:val="2"/>
    </w:pPr>
    <w:rPr>
      <w:color w:val="C00000"/>
      <w:sz w:val="24"/>
    </w:rPr>
  </w:style>
  <w:style w:type="paragraph" w:styleId="Heading4">
    <w:name w:val="heading 4"/>
    <w:aliases w:val="h4,OD Heading 4"/>
    <w:basedOn w:val="Heading3"/>
    <w:next w:val="Normal"/>
    <w:link w:val="Heading4Char"/>
    <w:qFormat/>
    <w:rsid w:val="000824E9"/>
    <w:pPr>
      <w:numPr>
        <w:ilvl w:val="3"/>
        <w:numId w:val="4"/>
      </w:numPr>
      <w:tabs>
        <w:tab w:val="num" w:pos="1440"/>
      </w:tabs>
      <w:outlineLvl w:val="3"/>
    </w:pPr>
    <w:rPr>
      <w:b w:val="0"/>
      <w:bCs/>
      <w:i/>
      <w:color w:val="000080"/>
      <w:sz w:val="22"/>
      <w:szCs w:val="22"/>
    </w:rPr>
  </w:style>
  <w:style w:type="paragraph" w:styleId="Heading5">
    <w:name w:val="heading 5"/>
    <w:basedOn w:val="Heading4"/>
    <w:next w:val="Normal"/>
    <w:link w:val="Heading5Char"/>
    <w:qFormat/>
    <w:rsid w:val="000824E9"/>
    <w:pPr>
      <w:numPr>
        <w:ilvl w:val="4"/>
      </w:numPr>
      <w:spacing w:after="60"/>
      <w:outlineLvl w:val="4"/>
    </w:pPr>
    <w:rPr>
      <w:bCs w:val="0"/>
      <w:iCs/>
    </w:rPr>
  </w:style>
  <w:style w:type="paragraph" w:styleId="Heading6">
    <w:name w:val="heading 6"/>
    <w:basedOn w:val="HeadingBase"/>
    <w:next w:val="Normal"/>
    <w:link w:val="Heading6Char"/>
    <w:qFormat/>
    <w:rsid w:val="000824E9"/>
    <w:pPr>
      <w:spacing w:before="120" w:after="120"/>
      <w:ind w:left="1440"/>
      <w:outlineLvl w:val="5"/>
    </w:pPr>
    <w:rPr>
      <w:i/>
      <w:spacing w:val="0"/>
    </w:rPr>
  </w:style>
  <w:style w:type="paragraph" w:styleId="Heading7">
    <w:name w:val="heading 7"/>
    <w:basedOn w:val="HeadingBase"/>
    <w:next w:val="Normal"/>
    <w:link w:val="Heading7Char"/>
    <w:qFormat/>
    <w:rsid w:val="000824E9"/>
    <w:pPr>
      <w:outlineLvl w:val="6"/>
    </w:pPr>
    <w:rPr>
      <w:sz w:val="20"/>
    </w:rPr>
  </w:style>
  <w:style w:type="paragraph" w:styleId="Heading8">
    <w:name w:val="heading 8"/>
    <w:basedOn w:val="HeadingBase"/>
    <w:next w:val="Normal"/>
    <w:link w:val="Heading8Char"/>
    <w:qFormat/>
    <w:rsid w:val="000824E9"/>
    <w:pPr>
      <w:outlineLvl w:val="7"/>
    </w:pPr>
    <w:rPr>
      <w:i/>
      <w:sz w:val="18"/>
    </w:rPr>
  </w:style>
  <w:style w:type="paragraph" w:styleId="Heading9">
    <w:name w:val="heading 9"/>
    <w:basedOn w:val="HeadingBase"/>
    <w:next w:val="Normal"/>
    <w:link w:val="Heading9Char"/>
    <w:qFormat/>
    <w:rsid w:val="000824E9"/>
    <w:pPr>
      <w:outlineLvl w:val="8"/>
    </w:pPr>
    <w:rPr>
      <w:sz w:val="18"/>
    </w:rPr>
  </w:style>
  <w:style w:type="character" w:default="1" w:styleId="DefaultParagraphFont">
    <w:name w:val="Default Paragraph Font"/>
    <w:uiPriority w:val="1"/>
    <w:semiHidden/>
    <w:unhideWhenUsed/>
    <w:rsid w:val="000824E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824E9"/>
  </w:style>
  <w:style w:type="character" w:customStyle="1" w:styleId="Heading1Char1">
    <w:name w:val="Heading 1 Char1"/>
    <w:link w:val="Heading1"/>
    <w:uiPriority w:val="9"/>
    <w:locked/>
    <w:rsid w:val="000824E9"/>
    <w:rPr>
      <w:rFonts w:ascii="Georgia" w:eastAsiaTheme="minorEastAsia" w:hAnsi="Georgia" w:cstheme="minorBidi"/>
      <w:bCs/>
      <w:noProof/>
      <w:color w:val="C00000"/>
      <w:spacing w:val="15"/>
      <w:sz w:val="40"/>
      <w:szCs w:val="28"/>
      <w:lang w:val="en-GB" w:eastAsia="en-US"/>
    </w:rPr>
  </w:style>
  <w:style w:type="character" w:customStyle="1" w:styleId="Heading2Char1">
    <w:name w:val="Heading 2 Char1"/>
    <w:link w:val="Heading2"/>
    <w:uiPriority w:val="9"/>
    <w:locked/>
    <w:rsid w:val="000824E9"/>
    <w:rPr>
      <w:rFonts w:ascii="Calibri" w:eastAsiaTheme="minorEastAsia" w:hAnsi="Calibri" w:cstheme="minorBidi"/>
      <w:b/>
      <w:color w:val="000000" w:themeColor="text1"/>
      <w:spacing w:val="15"/>
      <w:sz w:val="28"/>
      <w:szCs w:val="28"/>
      <w:lang w:val="en-GB" w:eastAsia="en-US"/>
    </w:rPr>
  </w:style>
  <w:style w:type="character" w:customStyle="1" w:styleId="Heading3Char1">
    <w:name w:val="Heading 3 Char1"/>
    <w:link w:val="Heading3"/>
    <w:uiPriority w:val="9"/>
    <w:locked/>
    <w:rsid w:val="000824E9"/>
    <w:rPr>
      <w:rFonts w:ascii="Calibri" w:eastAsiaTheme="minorEastAsia" w:hAnsi="Calibri" w:cstheme="minorBidi"/>
      <w:b/>
      <w:color w:val="C00000"/>
      <w:spacing w:val="15"/>
      <w:sz w:val="24"/>
      <w:szCs w:val="28"/>
      <w:lang w:val="en-GB" w:eastAsia="en-US"/>
    </w:rPr>
  </w:style>
  <w:style w:type="character" w:customStyle="1" w:styleId="Heading4Char">
    <w:name w:val="Heading 4 Char"/>
    <w:aliases w:val="h4 Char,OD Heading 4 Char"/>
    <w:link w:val="Heading4"/>
    <w:locked/>
    <w:rsid w:val="000824E9"/>
    <w:rPr>
      <w:rFonts w:ascii="Calibri" w:eastAsiaTheme="minorEastAsia" w:hAnsi="Calibri" w:cstheme="minorBidi"/>
      <w:bCs/>
      <w:i/>
      <w:color w:val="000080"/>
      <w:spacing w:val="15"/>
      <w:sz w:val="22"/>
      <w:szCs w:val="22"/>
      <w:lang w:val="en-GB" w:eastAsia="en-US"/>
    </w:rPr>
  </w:style>
  <w:style w:type="character" w:customStyle="1" w:styleId="Heading5Char">
    <w:name w:val="Heading 5 Char"/>
    <w:link w:val="Heading5"/>
    <w:locked/>
    <w:rsid w:val="000824E9"/>
    <w:rPr>
      <w:rFonts w:ascii="Calibri" w:eastAsiaTheme="minorEastAsia" w:hAnsi="Calibri" w:cstheme="minorBidi"/>
      <w:i/>
      <w:iCs/>
      <w:color w:val="000080"/>
      <w:spacing w:val="15"/>
      <w:sz w:val="22"/>
      <w:szCs w:val="22"/>
      <w:lang w:val="en-GB" w:eastAsia="en-US"/>
    </w:rPr>
  </w:style>
  <w:style w:type="character" w:customStyle="1" w:styleId="Heading6Char">
    <w:name w:val="Heading 6 Char"/>
    <w:link w:val="Heading6"/>
    <w:locked/>
    <w:rsid w:val="000824E9"/>
    <w:rPr>
      <w:rFonts w:ascii="Calibri" w:hAnsi="Calibri"/>
      <w:i/>
      <w:color w:val="000000" w:themeColor="text1"/>
      <w:kern w:val="1"/>
      <w:sz w:val="22"/>
      <w:lang w:val="en-US" w:eastAsia="ar-SA"/>
    </w:rPr>
  </w:style>
  <w:style w:type="character" w:customStyle="1" w:styleId="Heading7Char">
    <w:name w:val="Heading 7 Char"/>
    <w:link w:val="Heading7"/>
    <w:locked/>
    <w:rsid w:val="000824E9"/>
    <w:rPr>
      <w:rFonts w:ascii="Calibri" w:hAnsi="Calibri"/>
      <w:color w:val="000000" w:themeColor="text1"/>
      <w:spacing w:val="-4"/>
      <w:kern w:val="1"/>
      <w:lang w:val="en-US" w:eastAsia="ar-SA"/>
    </w:rPr>
  </w:style>
  <w:style w:type="character" w:customStyle="1" w:styleId="Heading8Char">
    <w:name w:val="Heading 8 Char"/>
    <w:link w:val="Heading8"/>
    <w:locked/>
    <w:rsid w:val="000824E9"/>
    <w:rPr>
      <w:rFonts w:ascii="Calibri" w:hAnsi="Calibri"/>
      <w:i/>
      <w:color w:val="000000" w:themeColor="text1"/>
      <w:spacing w:val="-4"/>
      <w:kern w:val="1"/>
      <w:sz w:val="18"/>
      <w:lang w:val="en-US" w:eastAsia="ar-SA"/>
    </w:rPr>
  </w:style>
  <w:style w:type="character" w:customStyle="1" w:styleId="Heading9Char">
    <w:name w:val="Heading 9 Char"/>
    <w:link w:val="Heading9"/>
    <w:locked/>
    <w:rsid w:val="000824E9"/>
    <w:rPr>
      <w:rFonts w:ascii="Calibri" w:hAnsi="Calibri"/>
      <w:color w:val="000000" w:themeColor="text1"/>
      <w:spacing w:val="-4"/>
      <w:kern w:val="1"/>
      <w:sz w:val="18"/>
      <w:lang w:val="en-US" w:eastAsia="ar-SA"/>
    </w:rPr>
  </w:style>
  <w:style w:type="paragraph" w:customStyle="1" w:styleId="Un-numberedHeading">
    <w:name w:val="Un-numbered Heading"/>
    <w:basedOn w:val="Normal"/>
    <w:next w:val="Normal"/>
    <w:rsid w:val="000824E9"/>
    <w:pPr>
      <w:pageBreakBefore/>
      <w:spacing w:before="240" w:after="120"/>
    </w:pPr>
    <w:rPr>
      <w:b/>
      <w:color w:val="000080"/>
      <w:sz w:val="36"/>
    </w:rPr>
  </w:style>
  <w:style w:type="character" w:styleId="Hyperlink">
    <w:name w:val="Hyperlink"/>
    <w:uiPriority w:val="99"/>
    <w:rsid w:val="000824E9"/>
    <w:rPr>
      <w:rFonts w:cs="Times New Roman"/>
      <w:color w:val="0000FF"/>
      <w:u w:val="single"/>
    </w:rPr>
  </w:style>
  <w:style w:type="paragraph" w:customStyle="1" w:styleId="Notice">
    <w:name w:val="Notice"/>
    <w:basedOn w:val="Normal"/>
    <w:autoRedefine/>
    <w:rsid w:val="000824E9"/>
    <w:pPr>
      <w:tabs>
        <w:tab w:val="left" w:pos="2160"/>
      </w:tabs>
      <w:spacing w:after="120"/>
      <w:ind w:left="4320"/>
    </w:pPr>
    <w:rPr>
      <w:spacing w:val="-5"/>
      <w:szCs w:val="20"/>
    </w:rPr>
  </w:style>
  <w:style w:type="table" w:customStyle="1" w:styleId="mTOPRequirement">
    <w:name w:val="mTOP Requirement"/>
    <w:rsid w:val="000824E9"/>
    <w:rPr>
      <w:lang w:val="en-US" w:eastAsia="en-US"/>
    </w:rPr>
    <w:tblPr>
      <w:tblCellMar>
        <w:top w:w="0" w:type="dxa"/>
        <w:left w:w="108" w:type="dxa"/>
        <w:bottom w:w="0" w:type="dxa"/>
        <w:right w:w="108" w:type="dxa"/>
      </w:tblCellMar>
    </w:tblPr>
  </w:style>
  <w:style w:type="paragraph" w:styleId="Footer">
    <w:name w:val="footer"/>
    <w:basedOn w:val="Normal"/>
    <w:link w:val="FooterChar"/>
    <w:rsid w:val="000824E9"/>
    <w:pPr>
      <w:tabs>
        <w:tab w:val="center" w:pos="4320"/>
        <w:tab w:val="right" w:pos="8640"/>
      </w:tabs>
    </w:pPr>
  </w:style>
  <w:style w:type="character" w:customStyle="1" w:styleId="FooterChar">
    <w:name w:val="Footer Char"/>
    <w:link w:val="Footer"/>
    <w:locked/>
    <w:rsid w:val="000824E9"/>
    <w:rPr>
      <w:rFonts w:ascii="Calibri" w:hAnsi="Calibri"/>
      <w:color w:val="000000" w:themeColor="text1"/>
      <w:sz w:val="22"/>
      <w:szCs w:val="24"/>
      <w:lang w:val="en-US" w:eastAsia="en-US"/>
    </w:rPr>
  </w:style>
  <w:style w:type="character" w:styleId="PageNumber">
    <w:name w:val="page number"/>
    <w:rsid w:val="000824E9"/>
    <w:rPr>
      <w:rFonts w:cs="Times New Roman"/>
    </w:rPr>
  </w:style>
  <w:style w:type="paragraph" w:customStyle="1" w:styleId="Footer1">
    <w:name w:val="Footer1"/>
    <w:basedOn w:val="Normal"/>
    <w:rsid w:val="000824E9"/>
    <w:pPr>
      <w:widowControl w:val="0"/>
      <w:tabs>
        <w:tab w:val="center" w:pos="4680"/>
        <w:tab w:val="right" w:pos="9360"/>
      </w:tabs>
      <w:spacing w:after="120"/>
      <w:jc w:val="both"/>
    </w:pPr>
    <w:rPr>
      <w:rFonts w:eastAsia="MS Mincho"/>
      <w:szCs w:val="20"/>
    </w:rPr>
  </w:style>
  <w:style w:type="paragraph" w:styleId="TOC1">
    <w:name w:val="toc 1"/>
    <w:basedOn w:val="Normal"/>
    <w:next w:val="Normal"/>
    <w:autoRedefine/>
    <w:uiPriority w:val="39"/>
    <w:rsid w:val="000824E9"/>
    <w:pPr>
      <w:tabs>
        <w:tab w:val="right" w:leader="dot" w:pos="10335"/>
      </w:tabs>
      <w:spacing w:after="60" w:line="240" w:lineRule="auto"/>
    </w:pPr>
    <w:rPr>
      <w:noProof/>
    </w:rPr>
  </w:style>
  <w:style w:type="paragraph" w:styleId="TOC2">
    <w:name w:val="toc 2"/>
    <w:basedOn w:val="Normal"/>
    <w:next w:val="Normal"/>
    <w:autoRedefine/>
    <w:uiPriority w:val="39"/>
    <w:rsid w:val="000824E9"/>
    <w:pPr>
      <w:spacing w:after="120"/>
      <w:ind w:left="216"/>
    </w:pPr>
  </w:style>
  <w:style w:type="paragraph" w:customStyle="1" w:styleId="StyleHeading4h4ODHeading4Before6ptAfter6pt">
    <w:name w:val="Style Heading 4h4OD Heading 4 + Before:  6 pt After:  6 pt"/>
    <w:basedOn w:val="Heading4"/>
    <w:rsid w:val="000824E9"/>
    <w:pPr>
      <w:spacing w:before="120"/>
    </w:pPr>
    <w:rPr>
      <w:b/>
      <w:bCs w:val="0"/>
      <w:szCs w:val="20"/>
    </w:rPr>
  </w:style>
  <w:style w:type="paragraph" w:customStyle="1" w:styleId="StyleHeading3h3ODHeading312ptBlackAfter6pt">
    <w:name w:val="Style Heading 3h3OD Heading 3 + 12 pt Black After:  6 pt"/>
    <w:basedOn w:val="Heading3"/>
    <w:rsid w:val="000824E9"/>
    <w:pPr>
      <w:ind w:left="160"/>
    </w:pPr>
    <w:rPr>
      <w:rFonts w:cs="Times New Roman"/>
      <w:color w:val="000000"/>
      <w:spacing w:val="-10"/>
      <w:kern w:val="28"/>
      <w:szCs w:val="20"/>
    </w:rPr>
  </w:style>
  <w:style w:type="paragraph" w:customStyle="1" w:styleId="StyleHeading2h22ndlevelLevel12l2I214ptNotItalicB">
    <w:name w:val="Style Heading 2h22nd levelLevel 12l2I2 + 14 pt Not Italic B..."/>
    <w:basedOn w:val="Heading2"/>
    <w:rsid w:val="000824E9"/>
    <w:pPr>
      <w:pBdr>
        <w:bottom w:val="single" w:sz="18" w:space="1" w:color="000080"/>
      </w:pBdr>
      <w:ind w:left="160"/>
    </w:pPr>
    <w:rPr>
      <w:rFonts w:cs="Times New Roman"/>
      <w:iCs/>
      <w:color w:val="000000"/>
      <w:spacing w:val="-15"/>
      <w:kern w:val="28"/>
      <w:szCs w:val="20"/>
    </w:rPr>
  </w:style>
  <w:style w:type="paragraph" w:customStyle="1" w:styleId="StyleHeading1Heading1Level1l1h1AppendixHeaderappheading">
    <w:name w:val="Style Heading 1Heading 1 Level 1l1h1AppendixHeaderapp heading ..."/>
    <w:basedOn w:val="Heading1"/>
    <w:rsid w:val="000824E9"/>
    <w:pPr>
      <w:keepNext/>
      <w:pageBreakBefore w:val="0"/>
      <w:ind w:left="160"/>
    </w:pPr>
    <w:rPr>
      <w:rFonts w:ascii="Antique Olive" w:hAnsi="Antique Olive" w:cs="Times New Roman"/>
      <w:spacing w:val="-10"/>
      <w:kern w:val="20"/>
      <w:position w:val="8"/>
      <w:sz w:val="36"/>
      <w:szCs w:val="20"/>
    </w:rPr>
  </w:style>
  <w:style w:type="paragraph" w:customStyle="1" w:styleId="Requirement">
    <w:name w:val="Requirement"/>
    <w:basedOn w:val="Normal"/>
    <w:rsid w:val="000824E9"/>
    <w:pPr>
      <w:spacing w:before="240"/>
    </w:pPr>
    <w:rPr>
      <w:rFonts w:eastAsia="MS Mincho"/>
      <w:szCs w:val="20"/>
    </w:rPr>
  </w:style>
  <w:style w:type="paragraph" w:customStyle="1" w:styleId="tchtablecellheading">
    <w:name w:val="tch table cell heading"/>
    <w:rsid w:val="000824E9"/>
    <w:pPr>
      <w:suppressAutoHyphens/>
      <w:autoSpaceDE w:val="0"/>
      <w:autoSpaceDN w:val="0"/>
      <w:adjustRightInd w:val="0"/>
      <w:spacing w:line="180" w:lineRule="atLeast"/>
    </w:pPr>
    <w:rPr>
      <w:rFonts w:ascii="Arial" w:hAnsi="Arial" w:cs="Arial"/>
      <w:b/>
      <w:bCs/>
      <w:color w:val="000000"/>
      <w:w w:val="0"/>
      <w:sz w:val="18"/>
      <w:szCs w:val="18"/>
      <w:lang w:val="en-US" w:eastAsia="en-US"/>
    </w:rPr>
  </w:style>
  <w:style w:type="paragraph" w:customStyle="1" w:styleId="InsideAddress">
    <w:name w:val="Inside Address"/>
    <w:basedOn w:val="Normal"/>
    <w:rsid w:val="000824E9"/>
    <w:rPr>
      <w:szCs w:val="20"/>
    </w:rPr>
  </w:style>
  <w:style w:type="paragraph" w:customStyle="1" w:styleId="ucpusecaseparagraph">
    <w:name w:val="ucp use case paragraph"/>
    <w:rsid w:val="000824E9"/>
    <w:pPr>
      <w:suppressAutoHyphens/>
      <w:autoSpaceDE w:val="0"/>
      <w:autoSpaceDN w:val="0"/>
      <w:adjustRightInd w:val="0"/>
      <w:spacing w:before="100" w:after="100" w:line="240" w:lineRule="atLeast"/>
    </w:pPr>
    <w:rPr>
      <w:rFonts w:ascii="Arial" w:hAnsi="Arial" w:cs="Arial"/>
      <w:color w:val="000000"/>
      <w:w w:val="0"/>
      <w:lang w:val="en-US" w:eastAsia="en-US"/>
    </w:rPr>
  </w:style>
  <w:style w:type="paragraph" w:customStyle="1" w:styleId="lsblistsublistbullet">
    <w:name w:val="lsb list sublist bullet"/>
    <w:rsid w:val="000824E9"/>
    <w:pPr>
      <w:tabs>
        <w:tab w:val="left" w:pos="1260"/>
      </w:tabs>
      <w:suppressAutoHyphens/>
      <w:autoSpaceDE w:val="0"/>
      <w:autoSpaceDN w:val="0"/>
      <w:adjustRightInd w:val="0"/>
      <w:spacing w:after="120" w:line="240" w:lineRule="atLeast"/>
      <w:ind w:left="1260" w:hanging="560"/>
    </w:pPr>
    <w:rPr>
      <w:rFonts w:ascii="Arial" w:hAnsi="Arial" w:cs="Arial"/>
      <w:color w:val="000000"/>
      <w:w w:val="0"/>
      <w:lang w:val="en-US" w:eastAsia="en-US"/>
    </w:rPr>
  </w:style>
  <w:style w:type="paragraph" w:customStyle="1" w:styleId="ucpbusecaseparagraphbold">
    <w:name w:val="ucpb use case paragraph bold"/>
    <w:next w:val="Normal"/>
    <w:rsid w:val="000824E9"/>
    <w:pPr>
      <w:suppressAutoHyphens/>
      <w:autoSpaceDE w:val="0"/>
      <w:autoSpaceDN w:val="0"/>
      <w:adjustRightInd w:val="0"/>
      <w:spacing w:after="100" w:line="240" w:lineRule="atLeast"/>
    </w:pPr>
    <w:rPr>
      <w:rFonts w:ascii="Arial" w:hAnsi="Arial" w:cs="Arial"/>
      <w:b/>
      <w:bCs/>
      <w:color w:val="000000"/>
      <w:w w:val="0"/>
      <w:lang w:val="en-US" w:eastAsia="en-US"/>
    </w:rPr>
  </w:style>
  <w:style w:type="paragraph" w:customStyle="1" w:styleId="ucpiusecaseparagraphindented">
    <w:name w:val="ucpi use case paragraph indented"/>
    <w:rsid w:val="000824E9"/>
    <w:pPr>
      <w:tabs>
        <w:tab w:val="left" w:pos="700"/>
      </w:tabs>
      <w:suppressAutoHyphens/>
      <w:autoSpaceDE w:val="0"/>
      <w:autoSpaceDN w:val="0"/>
      <w:adjustRightInd w:val="0"/>
      <w:spacing w:before="100" w:after="100" w:line="240" w:lineRule="atLeast"/>
      <w:ind w:left="700"/>
    </w:pPr>
    <w:rPr>
      <w:rFonts w:ascii="Arial" w:hAnsi="Arial" w:cs="Arial"/>
      <w:color w:val="000000"/>
      <w:w w:val="0"/>
      <w:lang w:val="en-US" w:eastAsia="en-US"/>
    </w:rPr>
  </w:style>
  <w:style w:type="paragraph" w:customStyle="1" w:styleId="uctusecasetitle">
    <w:name w:val="uct use case title"/>
    <w:next w:val="Normal"/>
    <w:rsid w:val="000824E9"/>
    <w:pPr>
      <w:suppressAutoHyphens/>
      <w:autoSpaceDE w:val="0"/>
      <w:autoSpaceDN w:val="0"/>
      <w:adjustRightInd w:val="0"/>
      <w:spacing w:before="20" w:after="240" w:line="240" w:lineRule="atLeast"/>
      <w:jc w:val="center"/>
    </w:pPr>
    <w:rPr>
      <w:rFonts w:ascii="Arial" w:hAnsi="Arial" w:cs="Arial"/>
      <w:b/>
      <w:bCs/>
      <w:color w:val="000000"/>
      <w:w w:val="0"/>
      <w:lang w:val="en-US" w:eastAsia="en-US"/>
    </w:rPr>
  </w:style>
  <w:style w:type="paragraph" w:customStyle="1" w:styleId="lnslistnumberstart">
    <w:name w:val="lns list number start"/>
    <w:next w:val="lnlistnumber"/>
    <w:rsid w:val="000824E9"/>
    <w:pPr>
      <w:tabs>
        <w:tab w:val="left" w:pos="700"/>
      </w:tabs>
      <w:suppressAutoHyphens/>
      <w:autoSpaceDE w:val="0"/>
      <w:autoSpaceDN w:val="0"/>
      <w:adjustRightInd w:val="0"/>
      <w:spacing w:before="120" w:after="120" w:line="240" w:lineRule="atLeast"/>
      <w:ind w:left="700" w:hanging="540"/>
    </w:pPr>
    <w:rPr>
      <w:rFonts w:ascii="Arial" w:hAnsi="Arial" w:cs="Arial"/>
      <w:color w:val="000000"/>
      <w:w w:val="0"/>
      <w:lang w:val="en-US" w:eastAsia="en-US"/>
    </w:rPr>
  </w:style>
  <w:style w:type="paragraph" w:customStyle="1" w:styleId="lnlistnumber">
    <w:name w:val="ln list number"/>
    <w:rsid w:val="000824E9"/>
    <w:pPr>
      <w:tabs>
        <w:tab w:val="left" w:pos="700"/>
      </w:tabs>
      <w:suppressAutoHyphens/>
      <w:autoSpaceDE w:val="0"/>
      <w:autoSpaceDN w:val="0"/>
      <w:adjustRightInd w:val="0"/>
      <w:spacing w:after="120" w:line="240" w:lineRule="atLeast"/>
      <w:ind w:left="700" w:hanging="540"/>
    </w:pPr>
    <w:rPr>
      <w:rFonts w:ascii="Arial" w:hAnsi="Arial" w:cs="Arial"/>
      <w:color w:val="000000"/>
      <w:w w:val="0"/>
      <w:lang w:val="en-US" w:eastAsia="en-US"/>
    </w:rPr>
  </w:style>
  <w:style w:type="paragraph" w:styleId="TOC3">
    <w:name w:val="toc 3"/>
    <w:basedOn w:val="Normal"/>
    <w:next w:val="Normal"/>
    <w:autoRedefine/>
    <w:uiPriority w:val="39"/>
    <w:rsid w:val="000824E9"/>
    <w:pPr>
      <w:spacing w:after="120"/>
      <w:ind w:left="403"/>
    </w:pPr>
  </w:style>
  <w:style w:type="paragraph" w:styleId="TOC4">
    <w:name w:val="toc 4"/>
    <w:basedOn w:val="Normal"/>
    <w:next w:val="Normal"/>
    <w:autoRedefine/>
    <w:semiHidden/>
    <w:rsid w:val="000824E9"/>
    <w:pPr>
      <w:ind w:left="600"/>
    </w:pPr>
  </w:style>
  <w:style w:type="paragraph" w:styleId="TOC5">
    <w:name w:val="toc 5"/>
    <w:basedOn w:val="Normal"/>
    <w:next w:val="Normal"/>
    <w:autoRedefine/>
    <w:semiHidden/>
    <w:rsid w:val="000824E9"/>
    <w:pPr>
      <w:ind w:left="800"/>
    </w:pPr>
  </w:style>
  <w:style w:type="paragraph" w:customStyle="1" w:styleId="Covertitle">
    <w:name w:val="Cover title"/>
    <w:basedOn w:val="Normal"/>
    <w:rsid w:val="000824E9"/>
    <w:pPr>
      <w:widowControl w:val="0"/>
      <w:spacing w:before="1920" w:after="120"/>
      <w:jc w:val="center"/>
    </w:pPr>
    <w:rPr>
      <w:rFonts w:eastAsia="MS Mincho"/>
      <w:b/>
      <w:i/>
      <w:color w:val="000000"/>
      <w:sz w:val="48"/>
      <w:szCs w:val="20"/>
    </w:rPr>
  </w:style>
  <w:style w:type="paragraph" w:customStyle="1" w:styleId="Coversubtitle">
    <w:name w:val="Cover subtitle"/>
    <w:basedOn w:val="Covertitle"/>
    <w:rsid w:val="000824E9"/>
    <w:pPr>
      <w:spacing w:before="240"/>
    </w:pPr>
    <w:rPr>
      <w:sz w:val="32"/>
    </w:rPr>
  </w:style>
  <w:style w:type="paragraph" w:customStyle="1" w:styleId="Titlesubtitle">
    <w:name w:val="Title subtitle"/>
    <w:basedOn w:val="Normal"/>
    <w:rsid w:val="000824E9"/>
    <w:pPr>
      <w:tabs>
        <w:tab w:val="right" w:pos="9360"/>
      </w:tabs>
      <w:ind w:left="-835"/>
    </w:pPr>
    <w:rPr>
      <w:i/>
      <w:color w:val="000080"/>
      <w:spacing w:val="-5"/>
      <w:sz w:val="36"/>
      <w:szCs w:val="20"/>
    </w:rPr>
  </w:style>
  <w:style w:type="paragraph" w:customStyle="1" w:styleId="TitleSubtitle0">
    <w:name w:val="Title Subtitle"/>
    <w:basedOn w:val="Normal"/>
    <w:rsid w:val="000824E9"/>
    <w:pPr>
      <w:keepNext/>
      <w:keepLines/>
      <w:spacing w:before="60" w:after="120" w:line="340" w:lineRule="atLeast"/>
      <w:ind w:left="-835"/>
    </w:pPr>
    <w:rPr>
      <w:b/>
      <w:color w:val="000080"/>
      <w:spacing w:val="-16"/>
      <w:kern w:val="28"/>
      <w:sz w:val="36"/>
      <w:szCs w:val="20"/>
    </w:rPr>
  </w:style>
  <w:style w:type="paragraph" w:customStyle="1" w:styleId="Covercopyright">
    <w:name w:val="Cover copyright"/>
    <w:basedOn w:val="Normal"/>
    <w:rsid w:val="000824E9"/>
    <w:pPr>
      <w:widowControl w:val="0"/>
      <w:spacing w:before="240" w:after="120"/>
      <w:jc w:val="center"/>
    </w:pPr>
    <w:rPr>
      <w:rFonts w:eastAsia="MS Mincho"/>
      <w:szCs w:val="20"/>
    </w:rPr>
  </w:style>
  <w:style w:type="paragraph" w:customStyle="1" w:styleId="bodytext">
    <w:name w:val="bodytext"/>
    <w:basedOn w:val="Normal"/>
    <w:rsid w:val="000824E9"/>
    <w:pPr>
      <w:spacing w:after="120"/>
    </w:pPr>
    <w:rPr>
      <w:szCs w:val="20"/>
    </w:rPr>
  </w:style>
  <w:style w:type="paragraph" w:customStyle="1" w:styleId="bodytextromanlist">
    <w:name w:val="bodytext roman list"/>
    <w:basedOn w:val="Normal"/>
    <w:rsid w:val="000824E9"/>
    <w:pPr>
      <w:widowControl w:val="0"/>
      <w:numPr>
        <w:ilvl w:val="1"/>
        <w:numId w:val="5"/>
      </w:numPr>
      <w:spacing w:after="120"/>
    </w:pPr>
    <w:rPr>
      <w:rFonts w:eastAsia="MS Mincho"/>
      <w:szCs w:val="20"/>
    </w:rPr>
  </w:style>
  <w:style w:type="paragraph" w:customStyle="1" w:styleId="bodytextalphalistindent">
    <w:name w:val="bodytext alpha list indent"/>
    <w:basedOn w:val="bodytext"/>
    <w:rsid w:val="000824E9"/>
    <w:pPr>
      <w:numPr>
        <w:numId w:val="5"/>
      </w:numPr>
    </w:pPr>
  </w:style>
  <w:style w:type="paragraph" w:styleId="BodyText0">
    <w:name w:val="Body Text"/>
    <w:basedOn w:val="Normal"/>
    <w:link w:val="BodyTextChar1"/>
    <w:rsid w:val="000824E9"/>
    <w:pPr>
      <w:spacing w:after="120"/>
    </w:pPr>
  </w:style>
  <w:style w:type="character" w:customStyle="1" w:styleId="BodyTextChar1">
    <w:name w:val="Body Text Char1"/>
    <w:link w:val="BodyText0"/>
    <w:locked/>
    <w:rsid w:val="000824E9"/>
    <w:rPr>
      <w:rFonts w:ascii="Calibri" w:hAnsi="Calibri"/>
      <w:color w:val="000000" w:themeColor="text1"/>
      <w:sz w:val="22"/>
      <w:szCs w:val="24"/>
      <w:lang w:val="en-US" w:eastAsia="en-US"/>
    </w:rPr>
  </w:style>
  <w:style w:type="paragraph" w:customStyle="1" w:styleId="Bullist">
    <w:name w:val="Bullist"/>
    <w:basedOn w:val="Normal"/>
    <w:autoRedefine/>
    <w:rsid w:val="000824E9"/>
    <w:pPr>
      <w:numPr>
        <w:numId w:val="7"/>
      </w:numPr>
      <w:spacing w:before="60" w:after="60"/>
    </w:pPr>
    <w:rPr>
      <w:szCs w:val="20"/>
    </w:rPr>
  </w:style>
  <w:style w:type="paragraph" w:customStyle="1" w:styleId="BodyTextKeep">
    <w:name w:val="Body Text Keep"/>
    <w:basedOn w:val="Normal"/>
    <w:link w:val="BodyTextKeepChar1"/>
    <w:rsid w:val="000824E9"/>
    <w:pPr>
      <w:spacing w:after="120"/>
      <w:ind w:left="1440"/>
      <w:jc w:val="both"/>
    </w:pPr>
    <w:rPr>
      <w:spacing w:val="-5"/>
      <w:szCs w:val="20"/>
    </w:rPr>
  </w:style>
  <w:style w:type="character" w:customStyle="1" w:styleId="hypertext">
    <w:name w:val="hypertext"/>
    <w:rsid w:val="000824E9"/>
    <w:rPr>
      <w:rFonts w:ascii="Arial" w:hAnsi="Arial"/>
      <w:color w:val="0000FF"/>
      <w:spacing w:val="0"/>
      <w:w w:val="100"/>
      <w:sz w:val="20"/>
      <w:u w:val="thick"/>
      <w:vertAlign w:val="baseline"/>
      <w:lang w:val="en-US" w:eastAsia="x-none"/>
    </w:rPr>
  </w:style>
  <w:style w:type="table" w:styleId="TableGrid">
    <w:name w:val="Table Grid"/>
    <w:basedOn w:val="TableNormal"/>
    <w:uiPriority w:val="59"/>
    <w:rsid w:val="000824E9"/>
    <w:pPr>
      <w:spacing w:before="12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footercenter">
    <w:name w:val="fc footer center"/>
    <w:rsid w:val="000824E9"/>
    <w:pPr>
      <w:widowControl w:val="0"/>
      <w:suppressAutoHyphens/>
      <w:autoSpaceDE w:val="0"/>
      <w:autoSpaceDN w:val="0"/>
      <w:adjustRightInd w:val="0"/>
      <w:spacing w:line="200" w:lineRule="atLeast"/>
      <w:jc w:val="center"/>
    </w:pPr>
    <w:rPr>
      <w:rFonts w:ascii="Arial" w:hAnsi="Arial" w:cs="Arial"/>
      <w:color w:val="000000"/>
      <w:w w:val="0"/>
      <w:lang w:val="en-US" w:eastAsia="en-US"/>
    </w:rPr>
  </w:style>
  <w:style w:type="paragraph" w:customStyle="1" w:styleId="ucnusecasenote">
    <w:name w:val="ucn use case note"/>
    <w:next w:val="Normal"/>
    <w:rsid w:val="000824E9"/>
    <w:pPr>
      <w:tabs>
        <w:tab w:val="left" w:pos="700"/>
      </w:tabs>
      <w:suppressAutoHyphens/>
      <w:autoSpaceDE w:val="0"/>
      <w:autoSpaceDN w:val="0"/>
      <w:adjustRightInd w:val="0"/>
      <w:spacing w:line="120" w:lineRule="atLeast"/>
      <w:ind w:left="700"/>
    </w:pPr>
    <w:rPr>
      <w:rFonts w:ascii="Arial" w:hAnsi="Arial" w:cs="Arial"/>
      <w:b/>
      <w:bCs/>
      <w:color w:val="000000"/>
      <w:w w:val="0"/>
      <w:lang w:val="en-US" w:eastAsia="en-US"/>
    </w:rPr>
  </w:style>
  <w:style w:type="character" w:styleId="FollowedHyperlink">
    <w:name w:val="FollowedHyperlink"/>
    <w:rsid w:val="000824E9"/>
    <w:rPr>
      <w:rFonts w:cs="Times New Roman"/>
      <w:color w:val="800080"/>
      <w:u w:val="single"/>
    </w:rPr>
  </w:style>
  <w:style w:type="paragraph" w:styleId="Header">
    <w:name w:val="header"/>
    <w:basedOn w:val="Normal"/>
    <w:link w:val="HeaderChar1"/>
    <w:rsid w:val="000824E9"/>
    <w:pPr>
      <w:tabs>
        <w:tab w:val="center" w:pos="4153"/>
        <w:tab w:val="right" w:pos="8306"/>
      </w:tabs>
    </w:pPr>
  </w:style>
  <w:style w:type="character" w:customStyle="1" w:styleId="HeaderChar1">
    <w:name w:val="Header Char1"/>
    <w:link w:val="Header"/>
    <w:locked/>
    <w:rsid w:val="000824E9"/>
    <w:rPr>
      <w:rFonts w:ascii="Calibri" w:hAnsi="Calibri"/>
      <w:color w:val="000000" w:themeColor="text1"/>
      <w:sz w:val="22"/>
      <w:szCs w:val="24"/>
      <w:lang w:val="en-US" w:eastAsia="en-US"/>
    </w:rPr>
  </w:style>
  <w:style w:type="paragraph" w:customStyle="1" w:styleId="BodyTextKeepChar">
    <w:name w:val="Body Text Keep Char"/>
    <w:basedOn w:val="Normal"/>
    <w:link w:val="BodyTextKeepCharChar"/>
    <w:rsid w:val="000824E9"/>
    <w:pPr>
      <w:spacing w:after="120"/>
      <w:ind w:left="1440"/>
      <w:jc w:val="both"/>
    </w:pPr>
    <w:rPr>
      <w:spacing w:val="-5"/>
      <w:szCs w:val="20"/>
    </w:rPr>
  </w:style>
  <w:style w:type="paragraph" w:customStyle="1" w:styleId="HeaderEven">
    <w:name w:val="Header Even"/>
    <w:basedOn w:val="Header"/>
    <w:autoRedefine/>
    <w:rsid w:val="000824E9"/>
    <w:pPr>
      <w:keepLines/>
      <w:pBdr>
        <w:bottom w:val="single" w:sz="6" w:space="1" w:color="auto"/>
      </w:pBdr>
      <w:tabs>
        <w:tab w:val="clear" w:pos="4153"/>
        <w:tab w:val="clear" w:pos="8306"/>
        <w:tab w:val="right" w:pos="9360"/>
      </w:tabs>
      <w:spacing w:after="600" w:line="190" w:lineRule="atLeast"/>
    </w:pPr>
    <w:rPr>
      <w:i/>
      <w:spacing w:val="-5"/>
      <w:sz w:val="18"/>
      <w:szCs w:val="20"/>
    </w:rPr>
  </w:style>
  <w:style w:type="character" w:customStyle="1" w:styleId="BodyTextKeepCharChar">
    <w:name w:val="Body Text Keep Char Char"/>
    <w:link w:val="BodyTextKeepChar"/>
    <w:locked/>
    <w:rsid w:val="000824E9"/>
    <w:rPr>
      <w:rFonts w:ascii="Calibri" w:hAnsi="Calibri"/>
      <w:color w:val="000000" w:themeColor="text1"/>
      <w:spacing w:val="-5"/>
      <w:sz w:val="22"/>
      <w:lang w:val="en-US" w:eastAsia="en-US"/>
    </w:rPr>
  </w:style>
  <w:style w:type="paragraph" w:customStyle="1" w:styleId="Notes">
    <w:name w:val="Notes"/>
    <w:basedOn w:val="Normal"/>
    <w:rsid w:val="000824E9"/>
    <w:rPr>
      <w:i/>
      <w:szCs w:val="20"/>
    </w:rPr>
  </w:style>
  <w:style w:type="paragraph" w:customStyle="1" w:styleId="HeaderLeft">
    <w:name w:val="Header Left"/>
    <w:basedOn w:val="Normal"/>
    <w:rsid w:val="000824E9"/>
    <w:pPr>
      <w:keepLines/>
      <w:numPr>
        <w:numId w:val="6"/>
      </w:numPr>
      <w:pBdr>
        <w:bottom w:val="single" w:sz="18" w:space="1" w:color="000080"/>
      </w:pBdr>
      <w:tabs>
        <w:tab w:val="center" w:pos="4320"/>
        <w:tab w:val="right" w:pos="8640"/>
      </w:tabs>
      <w:spacing w:after="600" w:line="190" w:lineRule="atLeast"/>
      <w:ind w:left="-360"/>
    </w:pPr>
    <w:rPr>
      <w:i/>
      <w:caps/>
      <w:spacing w:val="-5"/>
      <w:sz w:val="18"/>
      <w:szCs w:val="20"/>
    </w:rPr>
  </w:style>
  <w:style w:type="paragraph" w:styleId="ListBullet">
    <w:name w:val="List Bullet"/>
    <w:basedOn w:val="Normal"/>
    <w:rsid w:val="000824E9"/>
  </w:style>
  <w:style w:type="paragraph" w:styleId="ListBullet2">
    <w:name w:val="List Bullet 2"/>
    <w:basedOn w:val="Normal"/>
    <w:rsid w:val="000824E9"/>
  </w:style>
  <w:style w:type="paragraph" w:styleId="ListBullet3">
    <w:name w:val="List Bullet 3"/>
    <w:basedOn w:val="Normal"/>
    <w:rsid w:val="000824E9"/>
  </w:style>
  <w:style w:type="paragraph" w:styleId="NormalIndent">
    <w:name w:val="Normal Indent"/>
    <w:basedOn w:val="Normal"/>
    <w:rsid w:val="000824E9"/>
    <w:pPr>
      <w:ind w:left="357"/>
    </w:pPr>
  </w:style>
  <w:style w:type="paragraph" w:styleId="ListNumber2">
    <w:name w:val="List Number 2"/>
    <w:basedOn w:val="Normal"/>
    <w:rsid w:val="000824E9"/>
  </w:style>
  <w:style w:type="paragraph" w:styleId="ListBullet4">
    <w:name w:val="List Bullet 4"/>
    <w:basedOn w:val="Normal"/>
    <w:rsid w:val="000824E9"/>
  </w:style>
  <w:style w:type="paragraph" w:styleId="ListBullet5">
    <w:name w:val="List Bullet 5"/>
    <w:basedOn w:val="Normal"/>
    <w:rsid w:val="000824E9"/>
  </w:style>
  <w:style w:type="paragraph" w:styleId="ListNumber3">
    <w:name w:val="List Number 3"/>
    <w:basedOn w:val="Normal"/>
    <w:rsid w:val="000824E9"/>
    <w:pPr>
      <w:numPr>
        <w:numId w:val="2"/>
      </w:numPr>
    </w:pPr>
  </w:style>
  <w:style w:type="paragraph" w:styleId="ListNumber4">
    <w:name w:val="List Number 4"/>
    <w:basedOn w:val="Normal"/>
    <w:link w:val="ListNumber4Char1"/>
    <w:rsid w:val="000824E9"/>
    <w:pPr>
      <w:numPr>
        <w:numId w:val="3"/>
      </w:numPr>
    </w:pPr>
  </w:style>
  <w:style w:type="paragraph" w:styleId="ListNumber">
    <w:name w:val="List Number"/>
    <w:basedOn w:val="Normal"/>
    <w:link w:val="ListNumberChar"/>
    <w:rsid w:val="000824E9"/>
    <w:pPr>
      <w:numPr>
        <w:numId w:val="1"/>
      </w:numPr>
    </w:pPr>
  </w:style>
  <w:style w:type="paragraph" w:customStyle="1" w:styleId="NormalIndent2">
    <w:name w:val="Normal Indent 2"/>
    <w:basedOn w:val="NormalIndent"/>
    <w:rsid w:val="000824E9"/>
    <w:pPr>
      <w:ind w:left="720"/>
    </w:pPr>
  </w:style>
  <w:style w:type="paragraph" w:customStyle="1" w:styleId="NormalIndent3">
    <w:name w:val="Normal Indent 3"/>
    <w:basedOn w:val="NormalIndent2"/>
    <w:rsid w:val="000824E9"/>
    <w:pPr>
      <w:ind w:left="1077"/>
    </w:pPr>
  </w:style>
  <w:style w:type="paragraph" w:customStyle="1" w:styleId="NormalIndent4">
    <w:name w:val="Normal Indent 4"/>
    <w:basedOn w:val="NormalIndent3"/>
    <w:rsid w:val="000824E9"/>
    <w:pPr>
      <w:ind w:left="1440"/>
    </w:pPr>
  </w:style>
  <w:style w:type="paragraph" w:styleId="BodyText2">
    <w:name w:val="Body Text 2"/>
    <w:basedOn w:val="Normal"/>
    <w:link w:val="BodyText2Char"/>
    <w:rsid w:val="000824E9"/>
    <w:pPr>
      <w:spacing w:after="120" w:line="480" w:lineRule="auto"/>
    </w:pPr>
  </w:style>
  <w:style w:type="character" w:customStyle="1" w:styleId="BodyText2Char">
    <w:name w:val="Body Text 2 Char"/>
    <w:link w:val="BodyText2"/>
    <w:locked/>
    <w:rsid w:val="000824E9"/>
    <w:rPr>
      <w:rFonts w:ascii="Calibri" w:hAnsi="Calibri"/>
      <w:color w:val="000000" w:themeColor="text1"/>
      <w:sz w:val="22"/>
      <w:szCs w:val="24"/>
      <w:lang w:val="en-US" w:eastAsia="en-US"/>
    </w:rPr>
  </w:style>
  <w:style w:type="paragraph" w:styleId="BalloonText">
    <w:name w:val="Balloon Text"/>
    <w:basedOn w:val="Normal"/>
    <w:link w:val="BalloonTextChar"/>
    <w:uiPriority w:val="99"/>
    <w:semiHidden/>
    <w:rsid w:val="000824E9"/>
    <w:rPr>
      <w:rFonts w:ascii="Tahoma" w:hAnsi="Tahoma" w:cs="Tahoma"/>
      <w:sz w:val="16"/>
      <w:szCs w:val="16"/>
    </w:rPr>
  </w:style>
  <w:style w:type="character" w:customStyle="1" w:styleId="BalloonTextChar">
    <w:name w:val="Balloon Text Char"/>
    <w:link w:val="BalloonText"/>
    <w:uiPriority w:val="99"/>
    <w:semiHidden/>
    <w:locked/>
    <w:rsid w:val="000824E9"/>
    <w:rPr>
      <w:rFonts w:ascii="Tahoma" w:hAnsi="Tahoma" w:cs="Tahoma"/>
      <w:color w:val="000000" w:themeColor="text1"/>
      <w:sz w:val="16"/>
      <w:szCs w:val="16"/>
      <w:lang w:val="en-US" w:eastAsia="en-US"/>
    </w:rPr>
  </w:style>
  <w:style w:type="character" w:customStyle="1" w:styleId="WW8Num1z0">
    <w:name w:val="WW8Num1z0"/>
    <w:rsid w:val="000824E9"/>
    <w:rPr>
      <w:rFonts w:ascii="Symbol" w:hAnsi="Symbol"/>
    </w:rPr>
  </w:style>
  <w:style w:type="character" w:customStyle="1" w:styleId="WW8Num2z0">
    <w:name w:val="WW8Num2z0"/>
    <w:rsid w:val="000824E9"/>
    <w:rPr>
      <w:rFonts w:ascii="Symbol" w:hAnsi="Symbol"/>
    </w:rPr>
  </w:style>
  <w:style w:type="character" w:customStyle="1" w:styleId="WW8Num4z0">
    <w:name w:val="WW8Num4z0"/>
    <w:rsid w:val="000824E9"/>
    <w:rPr>
      <w:rFonts w:ascii="Wingdings" w:hAnsi="Wingdings"/>
    </w:rPr>
  </w:style>
  <w:style w:type="character" w:customStyle="1" w:styleId="WW8Num4z1">
    <w:name w:val="WW8Num4z1"/>
    <w:rsid w:val="000824E9"/>
    <w:rPr>
      <w:rFonts w:ascii="Wingdings 2" w:hAnsi="Wingdings 2"/>
    </w:rPr>
  </w:style>
  <w:style w:type="character" w:customStyle="1" w:styleId="WW8Num4z2">
    <w:name w:val="WW8Num4z2"/>
    <w:rsid w:val="000824E9"/>
    <w:rPr>
      <w:rFonts w:ascii="StarSymbol" w:hAnsi="StarSymbol"/>
    </w:rPr>
  </w:style>
  <w:style w:type="character" w:customStyle="1" w:styleId="WW8Num5z0">
    <w:name w:val="WW8Num5z0"/>
    <w:rsid w:val="000824E9"/>
    <w:rPr>
      <w:rFonts w:ascii="Symbol" w:hAnsi="Symbol"/>
      <w:color w:val="auto"/>
      <w:sz w:val="20"/>
    </w:rPr>
  </w:style>
  <w:style w:type="character" w:customStyle="1" w:styleId="WW8Num6z0">
    <w:name w:val="WW8Num6z0"/>
    <w:rsid w:val="000824E9"/>
    <w:rPr>
      <w:rFonts w:ascii="Wingdings" w:hAnsi="Wingdings"/>
      <w:u w:val="none"/>
    </w:rPr>
  </w:style>
  <w:style w:type="character" w:customStyle="1" w:styleId="WW8Num6z1">
    <w:name w:val="WW8Num6z1"/>
    <w:rsid w:val="000824E9"/>
    <w:rPr>
      <w:rFonts w:ascii="Courier New" w:hAnsi="Courier New"/>
    </w:rPr>
  </w:style>
  <w:style w:type="character" w:customStyle="1" w:styleId="WW8Num6z2">
    <w:name w:val="WW8Num6z2"/>
    <w:rsid w:val="000824E9"/>
    <w:rPr>
      <w:rFonts w:ascii="Wingdings" w:hAnsi="Wingdings"/>
    </w:rPr>
  </w:style>
  <w:style w:type="character" w:customStyle="1" w:styleId="WW8Num6z3">
    <w:name w:val="WW8Num6z3"/>
    <w:rsid w:val="000824E9"/>
    <w:rPr>
      <w:rFonts w:ascii="Symbol" w:hAnsi="Symbol"/>
    </w:rPr>
  </w:style>
  <w:style w:type="character" w:customStyle="1" w:styleId="WW8Num7z0">
    <w:name w:val="WW8Num7z0"/>
    <w:rsid w:val="000824E9"/>
    <w:rPr>
      <w:rFonts w:ascii="Wingdings" w:hAnsi="Wingdings"/>
      <w:u w:val="none"/>
    </w:rPr>
  </w:style>
  <w:style w:type="character" w:customStyle="1" w:styleId="WW8Num7z2">
    <w:name w:val="WW8Num7z2"/>
    <w:rsid w:val="000824E9"/>
    <w:rPr>
      <w:rFonts w:ascii="Wingdings" w:hAnsi="Wingdings"/>
    </w:rPr>
  </w:style>
  <w:style w:type="character" w:customStyle="1" w:styleId="WW8Num7z3">
    <w:name w:val="WW8Num7z3"/>
    <w:rsid w:val="000824E9"/>
    <w:rPr>
      <w:rFonts w:ascii="Symbol" w:hAnsi="Symbol"/>
    </w:rPr>
  </w:style>
  <w:style w:type="character" w:customStyle="1" w:styleId="WW8Num7z4">
    <w:name w:val="WW8Num7z4"/>
    <w:rsid w:val="000824E9"/>
    <w:rPr>
      <w:rFonts w:ascii="Courier New" w:hAnsi="Courier New"/>
    </w:rPr>
  </w:style>
  <w:style w:type="character" w:customStyle="1" w:styleId="WW8Num9z1">
    <w:name w:val="WW8Num9z1"/>
    <w:rsid w:val="000824E9"/>
    <w:rPr>
      <w:rFonts w:ascii="Courier New" w:hAnsi="Courier New"/>
    </w:rPr>
  </w:style>
  <w:style w:type="character" w:customStyle="1" w:styleId="WW8Num9z2">
    <w:name w:val="WW8Num9z2"/>
    <w:rsid w:val="000824E9"/>
    <w:rPr>
      <w:rFonts w:ascii="Arial" w:hAnsi="Arial"/>
    </w:rPr>
  </w:style>
  <w:style w:type="character" w:customStyle="1" w:styleId="WW8Num9z3">
    <w:name w:val="WW8Num9z3"/>
    <w:rsid w:val="000824E9"/>
    <w:rPr>
      <w:rFonts w:ascii="Symbol" w:hAnsi="Symbol"/>
    </w:rPr>
  </w:style>
  <w:style w:type="character" w:customStyle="1" w:styleId="WW8Num9z5">
    <w:name w:val="WW8Num9z5"/>
    <w:rsid w:val="000824E9"/>
    <w:rPr>
      <w:rFonts w:ascii="Wingdings" w:hAnsi="Wingdings"/>
    </w:rPr>
  </w:style>
  <w:style w:type="character" w:customStyle="1" w:styleId="WW8Num10z0">
    <w:name w:val="WW8Num10z0"/>
    <w:rsid w:val="000824E9"/>
    <w:rPr>
      <w:rFonts w:ascii="Wingdings" w:hAnsi="Wingdings"/>
      <w:u w:val="none"/>
    </w:rPr>
  </w:style>
  <w:style w:type="character" w:customStyle="1" w:styleId="WW8Num10z1">
    <w:name w:val="WW8Num10z1"/>
    <w:rsid w:val="000824E9"/>
    <w:rPr>
      <w:rFonts w:ascii="Courier New" w:hAnsi="Courier New"/>
    </w:rPr>
  </w:style>
  <w:style w:type="character" w:customStyle="1" w:styleId="WW8Num10z2">
    <w:name w:val="WW8Num10z2"/>
    <w:rsid w:val="000824E9"/>
    <w:rPr>
      <w:rFonts w:ascii="Wingdings" w:hAnsi="Wingdings"/>
    </w:rPr>
  </w:style>
  <w:style w:type="character" w:customStyle="1" w:styleId="WW8Num10z3">
    <w:name w:val="WW8Num10z3"/>
    <w:rsid w:val="000824E9"/>
    <w:rPr>
      <w:rFonts w:ascii="Symbol" w:hAnsi="Symbol"/>
    </w:rPr>
  </w:style>
  <w:style w:type="character" w:customStyle="1" w:styleId="WW8Num13z0">
    <w:name w:val="WW8Num13z0"/>
    <w:rsid w:val="000824E9"/>
    <w:rPr>
      <w:rFonts w:ascii="Wingdings" w:hAnsi="Wingdings"/>
      <w:u w:val="none"/>
    </w:rPr>
  </w:style>
  <w:style w:type="character" w:customStyle="1" w:styleId="WW8Num13z1">
    <w:name w:val="WW8Num13z1"/>
    <w:rsid w:val="000824E9"/>
    <w:rPr>
      <w:rFonts w:ascii="Courier New" w:hAnsi="Courier New"/>
    </w:rPr>
  </w:style>
  <w:style w:type="character" w:customStyle="1" w:styleId="WW8Num13z2">
    <w:name w:val="WW8Num13z2"/>
    <w:rsid w:val="000824E9"/>
    <w:rPr>
      <w:rFonts w:ascii="Wingdings" w:hAnsi="Wingdings"/>
    </w:rPr>
  </w:style>
  <w:style w:type="character" w:customStyle="1" w:styleId="WW8Num13z3">
    <w:name w:val="WW8Num13z3"/>
    <w:rsid w:val="000824E9"/>
    <w:rPr>
      <w:rFonts w:ascii="Symbol" w:hAnsi="Symbol"/>
    </w:rPr>
  </w:style>
  <w:style w:type="character" w:customStyle="1" w:styleId="WW8Num14z0">
    <w:name w:val="WW8Num14z0"/>
    <w:rsid w:val="000824E9"/>
    <w:rPr>
      <w:rFonts w:ascii="Symbol" w:hAnsi="Symbol"/>
    </w:rPr>
  </w:style>
  <w:style w:type="character" w:customStyle="1" w:styleId="WW8Num14z1">
    <w:name w:val="WW8Num14z1"/>
    <w:rsid w:val="000824E9"/>
    <w:rPr>
      <w:rFonts w:ascii="Courier New" w:hAnsi="Courier New"/>
    </w:rPr>
  </w:style>
  <w:style w:type="character" w:customStyle="1" w:styleId="WW8Num14z2">
    <w:name w:val="WW8Num14z2"/>
    <w:rsid w:val="000824E9"/>
    <w:rPr>
      <w:rFonts w:ascii="Wingdings" w:hAnsi="Wingdings"/>
    </w:rPr>
  </w:style>
  <w:style w:type="character" w:customStyle="1" w:styleId="WW8Num15z0">
    <w:name w:val="WW8Num15z0"/>
    <w:rsid w:val="000824E9"/>
    <w:rPr>
      <w:rFonts w:ascii="Symbol" w:hAnsi="Symbol"/>
      <w:sz w:val="20"/>
    </w:rPr>
  </w:style>
  <w:style w:type="character" w:customStyle="1" w:styleId="WW8Num15z1">
    <w:name w:val="WW8Num15z1"/>
    <w:rsid w:val="000824E9"/>
    <w:rPr>
      <w:rFonts w:ascii="Courier New" w:hAnsi="Courier New"/>
      <w:sz w:val="20"/>
    </w:rPr>
  </w:style>
  <w:style w:type="character" w:customStyle="1" w:styleId="WW8Num15z2">
    <w:name w:val="WW8Num15z2"/>
    <w:rsid w:val="000824E9"/>
    <w:rPr>
      <w:rFonts w:ascii="Wingdings" w:hAnsi="Wingdings"/>
      <w:sz w:val="20"/>
    </w:rPr>
  </w:style>
  <w:style w:type="character" w:customStyle="1" w:styleId="WW8Num16z0">
    <w:name w:val="WW8Num16z0"/>
    <w:rsid w:val="000824E9"/>
    <w:rPr>
      <w:rFonts w:ascii="Symbol" w:hAnsi="Symbol"/>
    </w:rPr>
  </w:style>
  <w:style w:type="character" w:customStyle="1" w:styleId="WW8Num20z0">
    <w:name w:val="WW8Num20z0"/>
    <w:rsid w:val="000824E9"/>
    <w:rPr>
      <w:rFonts w:ascii="Wingdings" w:hAnsi="Wingdings"/>
      <w:u w:val="none"/>
    </w:rPr>
  </w:style>
  <w:style w:type="character" w:customStyle="1" w:styleId="WW8Num20z1">
    <w:name w:val="WW8Num20z1"/>
    <w:rsid w:val="000824E9"/>
    <w:rPr>
      <w:rFonts w:ascii="Courier New" w:hAnsi="Courier New"/>
    </w:rPr>
  </w:style>
  <w:style w:type="character" w:customStyle="1" w:styleId="WW8Num20z2">
    <w:name w:val="WW8Num20z2"/>
    <w:rsid w:val="000824E9"/>
    <w:rPr>
      <w:rFonts w:ascii="Wingdings" w:hAnsi="Wingdings"/>
    </w:rPr>
  </w:style>
  <w:style w:type="character" w:customStyle="1" w:styleId="WW8Num20z3">
    <w:name w:val="WW8Num20z3"/>
    <w:rsid w:val="000824E9"/>
    <w:rPr>
      <w:rFonts w:ascii="Symbol" w:hAnsi="Symbol"/>
    </w:rPr>
  </w:style>
  <w:style w:type="character" w:customStyle="1" w:styleId="WW8Num21z0">
    <w:name w:val="WW8Num21z0"/>
    <w:rsid w:val="000824E9"/>
    <w:rPr>
      <w:rFonts w:ascii="Wingdings" w:hAnsi="Wingdings"/>
    </w:rPr>
  </w:style>
  <w:style w:type="character" w:customStyle="1" w:styleId="WW8Num22z0">
    <w:name w:val="WW8Num22z0"/>
    <w:rsid w:val="000824E9"/>
    <w:rPr>
      <w:rFonts w:ascii="Wingdings" w:hAnsi="Wingdings"/>
      <w:u w:val="none"/>
    </w:rPr>
  </w:style>
  <w:style w:type="character" w:customStyle="1" w:styleId="WW8Num22z1">
    <w:name w:val="WW8Num22z1"/>
    <w:rsid w:val="000824E9"/>
    <w:rPr>
      <w:rFonts w:ascii="Courier New" w:hAnsi="Courier New"/>
    </w:rPr>
  </w:style>
  <w:style w:type="character" w:customStyle="1" w:styleId="WW8Num22z2">
    <w:name w:val="WW8Num22z2"/>
    <w:rsid w:val="000824E9"/>
    <w:rPr>
      <w:rFonts w:ascii="Wingdings" w:hAnsi="Wingdings"/>
    </w:rPr>
  </w:style>
  <w:style w:type="character" w:customStyle="1" w:styleId="WW8Num22z3">
    <w:name w:val="WW8Num22z3"/>
    <w:rsid w:val="000824E9"/>
    <w:rPr>
      <w:rFonts w:ascii="Symbol" w:hAnsi="Symbol"/>
    </w:rPr>
  </w:style>
  <w:style w:type="character" w:customStyle="1" w:styleId="WW8Num23z0">
    <w:name w:val="WW8Num23z0"/>
    <w:rsid w:val="000824E9"/>
    <w:rPr>
      <w:rFonts w:ascii="Wingdings" w:hAnsi="Wingdings"/>
      <w:u w:val="none"/>
    </w:rPr>
  </w:style>
  <w:style w:type="character" w:customStyle="1" w:styleId="WW8Num23z1">
    <w:name w:val="WW8Num23z1"/>
    <w:rsid w:val="000824E9"/>
    <w:rPr>
      <w:rFonts w:ascii="Courier New" w:hAnsi="Courier New"/>
    </w:rPr>
  </w:style>
  <w:style w:type="character" w:customStyle="1" w:styleId="WW8Num23z2">
    <w:name w:val="WW8Num23z2"/>
    <w:rsid w:val="000824E9"/>
    <w:rPr>
      <w:rFonts w:ascii="Wingdings" w:hAnsi="Wingdings"/>
    </w:rPr>
  </w:style>
  <w:style w:type="character" w:customStyle="1" w:styleId="WW8Num23z3">
    <w:name w:val="WW8Num23z3"/>
    <w:rsid w:val="000824E9"/>
    <w:rPr>
      <w:rFonts w:ascii="Symbol" w:hAnsi="Symbol"/>
    </w:rPr>
  </w:style>
  <w:style w:type="character" w:customStyle="1" w:styleId="WW8Num26z0">
    <w:name w:val="WW8Num26z0"/>
    <w:rsid w:val="000824E9"/>
    <w:rPr>
      <w:u w:val="none"/>
    </w:rPr>
  </w:style>
  <w:style w:type="character" w:customStyle="1" w:styleId="WW8Num26z1">
    <w:name w:val="WW8Num26z1"/>
    <w:rsid w:val="000824E9"/>
    <w:rPr>
      <w:rFonts w:ascii="Courier New" w:hAnsi="Courier New"/>
    </w:rPr>
  </w:style>
  <w:style w:type="character" w:customStyle="1" w:styleId="WW8Num26z2">
    <w:name w:val="WW8Num26z2"/>
    <w:rsid w:val="000824E9"/>
    <w:rPr>
      <w:rFonts w:ascii="Wingdings" w:hAnsi="Wingdings"/>
    </w:rPr>
  </w:style>
  <w:style w:type="character" w:customStyle="1" w:styleId="WW8Num26z3">
    <w:name w:val="WW8Num26z3"/>
    <w:rsid w:val="000824E9"/>
    <w:rPr>
      <w:rFonts w:ascii="Symbol" w:hAnsi="Symbol"/>
    </w:rPr>
  </w:style>
  <w:style w:type="character" w:customStyle="1" w:styleId="WW8Num27z0">
    <w:name w:val="WW8Num27z0"/>
    <w:rsid w:val="000824E9"/>
    <w:rPr>
      <w:rFonts w:ascii="Symbol" w:hAnsi="Symbol"/>
    </w:rPr>
  </w:style>
  <w:style w:type="character" w:customStyle="1" w:styleId="WW8Num27z1">
    <w:name w:val="WW8Num27z1"/>
    <w:rsid w:val="000824E9"/>
    <w:rPr>
      <w:rFonts w:ascii="Courier New" w:hAnsi="Courier New"/>
    </w:rPr>
  </w:style>
  <w:style w:type="character" w:customStyle="1" w:styleId="WW8Num27z2">
    <w:name w:val="WW8Num27z2"/>
    <w:rsid w:val="000824E9"/>
    <w:rPr>
      <w:rFonts w:ascii="Wingdings" w:hAnsi="Wingdings"/>
    </w:rPr>
  </w:style>
  <w:style w:type="character" w:customStyle="1" w:styleId="WW8Num28z0">
    <w:name w:val="WW8Num28z0"/>
    <w:rsid w:val="000824E9"/>
    <w:rPr>
      <w:rFonts w:ascii="Wingdings" w:hAnsi="Wingdings"/>
      <w:u w:val="none"/>
    </w:rPr>
  </w:style>
  <w:style w:type="character" w:customStyle="1" w:styleId="WW8Num28z1">
    <w:name w:val="WW8Num28z1"/>
    <w:rsid w:val="000824E9"/>
    <w:rPr>
      <w:rFonts w:ascii="Courier New" w:hAnsi="Courier New"/>
    </w:rPr>
  </w:style>
  <w:style w:type="character" w:customStyle="1" w:styleId="WW8Num28z2">
    <w:name w:val="WW8Num28z2"/>
    <w:rsid w:val="000824E9"/>
    <w:rPr>
      <w:rFonts w:ascii="Wingdings" w:hAnsi="Wingdings"/>
    </w:rPr>
  </w:style>
  <w:style w:type="character" w:customStyle="1" w:styleId="WW8Num28z3">
    <w:name w:val="WW8Num28z3"/>
    <w:rsid w:val="000824E9"/>
    <w:rPr>
      <w:rFonts w:ascii="Symbol" w:hAnsi="Symbol"/>
    </w:rPr>
  </w:style>
  <w:style w:type="character" w:customStyle="1" w:styleId="WW8Num29z0">
    <w:name w:val="WW8Num29z0"/>
    <w:rsid w:val="000824E9"/>
    <w:rPr>
      <w:rFonts w:ascii="Symbol" w:hAnsi="Symbol"/>
    </w:rPr>
  </w:style>
  <w:style w:type="character" w:customStyle="1" w:styleId="WW8Num29z1">
    <w:name w:val="WW8Num29z1"/>
    <w:rsid w:val="000824E9"/>
    <w:rPr>
      <w:rFonts w:ascii="Courier New" w:hAnsi="Courier New"/>
    </w:rPr>
  </w:style>
  <w:style w:type="character" w:customStyle="1" w:styleId="WW8Num29z2">
    <w:name w:val="WW8Num29z2"/>
    <w:rsid w:val="000824E9"/>
    <w:rPr>
      <w:rFonts w:ascii="Wingdings" w:hAnsi="Wingdings"/>
    </w:rPr>
  </w:style>
  <w:style w:type="character" w:customStyle="1" w:styleId="WW8Num30z0">
    <w:name w:val="WW8Num30z0"/>
    <w:rsid w:val="000824E9"/>
    <w:rPr>
      <w:rFonts w:ascii="Wingdings" w:hAnsi="Wingdings"/>
    </w:rPr>
  </w:style>
  <w:style w:type="character" w:customStyle="1" w:styleId="WW8Num30z1">
    <w:name w:val="WW8Num30z1"/>
    <w:rsid w:val="000824E9"/>
    <w:rPr>
      <w:rFonts w:ascii="Courier New" w:hAnsi="Courier New"/>
    </w:rPr>
  </w:style>
  <w:style w:type="character" w:customStyle="1" w:styleId="WW8Num30z3">
    <w:name w:val="WW8Num30z3"/>
    <w:rsid w:val="000824E9"/>
    <w:rPr>
      <w:rFonts w:ascii="Symbol" w:hAnsi="Symbol"/>
    </w:rPr>
  </w:style>
  <w:style w:type="character" w:customStyle="1" w:styleId="WW8Num31z0">
    <w:name w:val="WW8Num31z0"/>
    <w:rsid w:val="000824E9"/>
    <w:rPr>
      <w:rFonts w:ascii="Courier New" w:hAnsi="Courier New"/>
    </w:rPr>
  </w:style>
  <w:style w:type="character" w:customStyle="1" w:styleId="WW8Num31z2">
    <w:name w:val="WW8Num31z2"/>
    <w:rsid w:val="000824E9"/>
    <w:rPr>
      <w:rFonts w:ascii="Wingdings" w:hAnsi="Wingdings"/>
    </w:rPr>
  </w:style>
  <w:style w:type="character" w:customStyle="1" w:styleId="WW8Num31z3">
    <w:name w:val="WW8Num31z3"/>
    <w:rsid w:val="000824E9"/>
    <w:rPr>
      <w:rFonts w:ascii="Symbol" w:hAnsi="Symbol"/>
    </w:rPr>
  </w:style>
  <w:style w:type="character" w:customStyle="1" w:styleId="WW8Num32z0">
    <w:name w:val="WW8Num32z0"/>
    <w:rsid w:val="000824E9"/>
    <w:rPr>
      <w:rFonts w:ascii="Symbol" w:hAnsi="Symbol"/>
      <w:color w:val="auto"/>
      <w:sz w:val="20"/>
    </w:rPr>
  </w:style>
  <w:style w:type="character" w:customStyle="1" w:styleId="WW8Num33z0">
    <w:name w:val="WW8Num33z0"/>
    <w:rsid w:val="000824E9"/>
    <w:rPr>
      <w:rFonts w:ascii="Wingdings" w:hAnsi="Wingdings"/>
      <w:u w:val="none"/>
    </w:rPr>
  </w:style>
  <w:style w:type="character" w:customStyle="1" w:styleId="WW8Num33z1">
    <w:name w:val="WW8Num33z1"/>
    <w:rsid w:val="000824E9"/>
    <w:rPr>
      <w:rFonts w:ascii="Courier New" w:hAnsi="Courier New"/>
    </w:rPr>
  </w:style>
  <w:style w:type="character" w:customStyle="1" w:styleId="WW8Num33z2">
    <w:name w:val="WW8Num33z2"/>
    <w:rsid w:val="000824E9"/>
    <w:rPr>
      <w:rFonts w:ascii="Wingdings" w:hAnsi="Wingdings"/>
    </w:rPr>
  </w:style>
  <w:style w:type="character" w:customStyle="1" w:styleId="WW8Num33z3">
    <w:name w:val="WW8Num33z3"/>
    <w:rsid w:val="000824E9"/>
    <w:rPr>
      <w:rFonts w:ascii="Symbol" w:hAnsi="Symbol"/>
    </w:rPr>
  </w:style>
  <w:style w:type="character" w:customStyle="1" w:styleId="WW8Num34z0">
    <w:name w:val="WW8Num34z0"/>
    <w:rsid w:val="000824E9"/>
    <w:rPr>
      <w:rFonts w:ascii="Wingdings" w:hAnsi="Wingdings"/>
    </w:rPr>
  </w:style>
  <w:style w:type="character" w:customStyle="1" w:styleId="WW8Num34z1">
    <w:name w:val="WW8Num34z1"/>
    <w:rsid w:val="000824E9"/>
    <w:rPr>
      <w:rFonts w:ascii="Courier New" w:hAnsi="Courier New"/>
    </w:rPr>
  </w:style>
  <w:style w:type="character" w:customStyle="1" w:styleId="WW8Num34z3">
    <w:name w:val="WW8Num34z3"/>
    <w:rsid w:val="000824E9"/>
    <w:rPr>
      <w:rFonts w:ascii="Symbol" w:hAnsi="Symbol"/>
    </w:rPr>
  </w:style>
  <w:style w:type="character" w:customStyle="1" w:styleId="WW8Num35z0">
    <w:name w:val="WW8Num35z0"/>
    <w:rsid w:val="000824E9"/>
    <w:rPr>
      <w:rFonts w:ascii="Symbol" w:hAnsi="Symbol"/>
    </w:rPr>
  </w:style>
  <w:style w:type="character" w:customStyle="1" w:styleId="WW8Num35z1">
    <w:name w:val="WW8Num35z1"/>
    <w:rsid w:val="000824E9"/>
    <w:rPr>
      <w:rFonts w:ascii="Courier New" w:hAnsi="Courier New"/>
    </w:rPr>
  </w:style>
  <w:style w:type="character" w:customStyle="1" w:styleId="WW8Num35z2">
    <w:name w:val="WW8Num35z2"/>
    <w:rsid w:val="000824E9"/>
    <w:rPr>
      <w:rFonts w:ascii="Wingdings" w:hAnsi="Wingdings"/>
    </w:rPr>
  </w:style>
  <w:style w:type="character" w:customStyle="1" w:styleId="WW8Num38z0">
    <w:name w:val="WW8Num38z0"/>
    <w:rsid w:val="000824E9"/>
    <w:rPr>
      <w:rFonts w:ascii="Symbol" w:hAnsi="Symbol"/>
    </w:rPr>
  </w:style>
  <w:style w:type="character" w:customStyle="1" w:styleId="WW8Num38z1">
    <w:name w:val="WW8Num38z1"/>
    <w:rsid w:val="000824E9"/>
    <w:rPr>
      <w:rFonts w:ascii="Courier New" w:hAnsi="Courier New"/>
    </w:rPr>
  </w:style>
  <w:style w:type="character" w:customStyle="1" w:styleId="WW8Num38z2">
    <w:name w:val="WW8Num38z2"/>
    <w:rsid w:val="000824E9"/>
    <w:rPr>
      <w:rFonts w:ascii="Wingdings" w:hAnsi="Wingdings"/>
    </w:rPr>
  </w:style>
  <w:style w:type="character" w:customStyle="1" w:styleId="WW8Num40z0">
    <w:name w:val="WW8Num40z0"/>
    <w:rsid w:val="000824E9"/>
    <w:rPr>
      <w:rFonts w:ascii="Wingdings" w:hAnsi="Wingdings"/>
      <w:u w:val="none"/>
    </w:rPr>
  </w:style>
  <w:style w:type="character" w:customStyle="1" w:styleId="WW8Num40z1">
    <w:name w:val="WW8Num40z1"/>
    <w:rsid w:val="000824E9"/>
    <w:rPr>
      <w:rFonts w:ascii="Courier New" w:hAnsi="Courier New"/>
    </w:rPr>
  </w:style>
  <w:style w:type="character" w:customStyle="1" w:styleId="WW8Num40z2">
    <w:name w:val="WW8Num40z2"/>
    <w:rsid w:val="000824E9"/>
    <w:rPr>
      <w:rFonts w:ascii="Wingdings" w:hAnsi="Wingdings"/>
    </w:rPr>
  </w:style>
  <w:style w:type="character" w:customStyle="1" w:styleId="WW8Num40z3">
    <w:name w:val="WW8Num40z3"/>
    <w:rsid w:val="000824E9"/>
    <w:rPr>
      <w:rFonts w:ascii="Symbol" w:hAnsi="Symbol"/>
    </w:rPr>
  </w:style>
  <w:style w:type="character" w:customStyle="1" w:styleId="WW8Num41z0">
    <w:name w:val="WW8Num41z0"/>
    <w:rsid w:val="000824E9"/>
    <w:rPr>
      <w:u w:val="single"/>
    </w:rPr>
  </w:style>
  <w:style w:type="character" w:customStyle="1" w:styleId="WW8Num42z0">
    <w:name w:val="WW8Num42z0"/>
    <w:rsid w:val="000824E9"/>
    <w:rPr>
      <w:rFonts w:ascii="Wingdings" w:hAnsi="Wingdings"/>
      <w:u w:val="none"/>
    </w:rPr>
  </w:style>
  <w:style w:type="character" w:customStyle="1" w:styleId="WW8Num42z1">
    <w:name w:val="WW8Num42z1"/>
    <w:rsid w:val="000824E9"/>
    <w:rPr>
      <w:rFonts w:ascii="Courier New" w:hAnsi="Courier New"/>
    </w:rPr>
  </w:style>
  <w:style w:type="character" w:customStyle="1" w:styleId="WW8Num42z2">
    <w:name w:val="WW8Num42z2"/>
    <w:rsid w:val="000824E9"/>
    <w:rPr>
      <w:rFonts w:ascii="Wingdings" w:hAnsi="Wingdings"/>
    </w:rPr>
  </w:style>
  <w:style w:type="character" w:customStyle="1" w:styleId="WW8Num42z3">
    <w:name w:val="WW8Num42z3"/>
    <w:rsid w:val="000824E9"/>
    <w:rPr>
      <w:rFonts w:ascii="Symbol" w:hAnsi="Symbol"/>
    </w:rPr>
  </w:style>
  <w:style w:type="character" w:customStyle="1" w:styleId="WW8Num43z0">
    <w:name w:val="WW8Num43z0"/>
    <w:rsid w:val="000824E9"/>
    <w:rPr>
      <w:rFonts w:ascii="Wingdings" w:hAnsi="Wingdings"/>
    </w:rPr>
  </w:style>
  <w:style w:type="character" w:customStyle="1" w:styleId="WW8Num43z1">
    <w:name w:val="WW8Num43z1"/>
    <w:rsid w:val="000824E9"/>
    <w:rPr>
      <w:rFonts w:ascii="Courier New" w:hAnsi="Courier New"/>
    </w:rPr>
  </w:style>
  <w:style w:type="character" w:customStyle="1" w:styleId="WW8Num43z3">
    <w:name w:val="WW8Num43z3"/>
    <w:rsid w:val="000824E9"/>
    <w:rPr>
      <w:rFonts w:ascii="Symbol" w:hAnsi="Symbol"/>
    </w:rPr>
  </w:style>
  <w:style w:type="character" w:customStyle="1" w:styleId="WW8NumSt2z0">
    <w:name w:val="WW8NumSt2z0"/>
    <w:rsid w:val="000824E9"/>
    <w:rPr>
      <w:rFonts w:ascii="Symbol" w:hAnsi="Symbol"/>
    </w:rPr>
  </w:style>
  <w:style w:type="character" w:customStyle="1" w:styleId="WW8NumSt8z0">
    <w:name w:val="WW8NumSt8z0"/>
    <w:rsid w:val="000824E9"/>
    <w:rPr>
      <w:rFonts w:ascii="Geneva" w:hAnsi="Geneva"/>
    </w:rPr>
  </w:style>
  <w:style w:type="character" w:customStyle="1" w:styleId="FootnoteCharacters">
    <w:name w:val="Footnote Characters"/>
    <w:rsid w:val="000824E9"/>
    <w:rPr>
      <w:vertAlign w:val="superscript"/>
    </w:rPr>
  </w:style>
  <w:style w:type="character" w:customStyle="1" w:styleId="BodyTextKeepCharCharChar">
    <w:name w:val="Body Text Keep Char Char Char"/>
    <w:rsid w:val="000824E9"/>
    <w:rPr>
      <w:rFonts w:ascii="Arial" w:hAnsi="Arial" w:cs="Times New Roman"/>
      <w:spacing w:val="-5"/>
      <w:sz w:val="22"/>
      <w:lang w:val="en-US" w:eastAsia="ar-SA" w:bidi="ar-SA"/>
    </w:rPr>
  </w:style>
  <w:style w:type="character" w:customStyle="1" w:styleId="BodyTextIndent3Char">
    <w:name w:val="Body Text Indent 3 Char"/>
    <w:rsid w:val="000824E9"/>
    <w:rPr>
      <w:rFonts w:ascii="Arial" w:hAnsi="Arial" w:cs="Times New Roman"/>
      <w:spacing w:val="-5"/>
      <w:lang w:val="en-US" w:eastAsia="ar-SA" w:bidi="ar-SA"/>
    </w:rPr>
  </w:style>
  <w:style w:type="character" w:styleId="CommentReference">
    <w:name w:val="annotation reference"/>
    <w:semiHidden/>
    <w:rsid w:val="000824E9"/>
    <w:rPr>
      <w:rFonts w:cs="Times New Roman"/>
      <w:sz w:val="16"/>
      <w:szCs w:val="16"/>
    </w:rPr>
  </w:style>
  <w:style w:type="character" w:customStyle="1" w:styleId="CharChar3">
    <w:name w:val="Char Char3"/>
    <w:rsid w:val="000824E9"/>
    <w:rPr>
      <w:rFonts w:ascii="Arial" w:hAnsi="Arial" w:cs="Times New Roman"/>
      <w:spacing w:val="-5"/>
      <w:lang w:val="en-US" w:eastAsia="ar-SA" w:bidi="ar-SA"/>
    </w:rPr>
  </w:style>
  <w:style w:type="character" w:customStyle="1" w:styleId="CharChar2">
    <w:name w:val="Char Char2"/>
    <w:rsid w:val="000824E9"/>
    <w:rPr>
      <w:rFonts w:ascii="Arial" w:hAnsi="Arial" w:cs="Times New Roman"/>
      <w:spacing w:val="-5"/>
      <w:sz w:val="16"/>
      <w:szCs w:val="16"/>
      <w:lang w:val="en-US" w:eastAsia="ar-SA" w:bidi="ar-SA"/>
    </w:rPr>
  </w:style>
  <w:style w:type="character" w:customStyle="1" w:styleId="CharChar1">
    <w:name w:val="Char Char1"/>
    <w:rsid w:val="000824E9"/>
    <w:rPr>
      <w:rFonts w:ascii="Arial" w:hAnsi="Arial" w:cs="Times New Roman"/>
      <w:spacing w:val="-5"/>
      <w:lang w:val="en-US" w:eastAsia="ar-SA" w:bidi="ar-SA"/>
    </w:rPr>
  </w:style>
  <w:style w:type="character" w:customStyle="1" w:styleId="a">
    <w:name w:val="a"/>
    <w:rsid w:val="000824E9"/>
    <w:rPr>
      <w:rFonts w:cs="Times New Roman"/>
    </w:rPr>
  </w:style>
  <w:style w:type="character" w:customStyle="1" w:styleId="CommentTextChar">
    <w:name w:val="Comment Text Char"/>
    <w:rsid w:val="000824E9"/>
    <w:rPr>
      <w:rFonts w:ascii="Arial" w:hAnsi="Arial" w:cs="Times New Roman"/>
      <w:b/>
      <w:bCs/>
      <w:spacing w:val="-5"/>
      <w:sz w:val="16"/>
      <w:szCs w:val="16"/>
      <w:lang w:val="en-US" w:eastAsia="ar-SA" w:bidi="ar-SA"/>
    </w:rPr>
  </w:style>
  <w:style w:type="character" w:styleId="FootnoteReference">
    <w:name w:val="footnote reference"/>
    <w:semiHidden/>
    <w:rsid w:val="000824E9"/>
    <w:rPr>
      <w:rFonts w:cs="Times New Roman"/>
      <w:vertAlign w:val="superscript"/>
    </w:rPr>
  </w:style>
  <w:style w:type="character" w:styleId="EndnoteReference">
    <w:name w:val="endnote reference"/>
    <w:semiHidden/>
    <w:rsid w:val="000824E9"/>
    <w:rPr>
      <w:rFonts w:cs="Times New Roman"/>
      <w:vertAlign w:val="superscript"/>
    </w:rPr>
  </w:style>
  <w:style w:type="character" w:customStyle="1" w:styleId="EndnoteCharacters">
    <w:name w:val="Endnote Characters"/>
    <w:rsid w:val="000824E9"/>
  </w:style>
  <w:style w:type="paragraph" w:customStyle="1" w:styleId="Heading">
    <w:name w:val="Heading"/>
    <w:basedOn w:val="Normal"/>
    <w:next w:val="BodyText0"/>
    <w:rsid w:val="000824E9"/>
    <w:pPr>
      <w:keepNext/>
      <w:suppressAutoHyphens/>
      <w:spacing w:before="240" w:after="120"/>
      <w:ind w:left="1080"/>
    </w:pPr>
    <w:rPr>
      <w:rFonts w:ascii="DejaVu Sans Condensed" w:hAnsi="DejaVu Sans Condensed" w:cs="DejaVu Sans Condensed"/>
      <w:spacing w:val="-5"/>
      <w:sz w:val="28"/>
      <w:szCs w:val="28"/>
      <w:lang w:eastAsia="ar-SA"/>
    </w:rPr>
  </w:style>
  <w:style w:type="paragraph" w:styleId="List">
    <w:name w:val="List"/>
    <w:basedOn w:val="BodyText0"/>
    <w:rsid w:val="000824E9"/>
    <w:pPr>
      <w:suppressAutoHyphens/>
      <w:spacing w:after="0"/>
      <w:ind w:left="1080"/>
    </w:pPr>
    <w:rPr>
      <w:spacing w:val="-5"/>
      <w:sz w:val="16"/>
      <w:szCs w:val="20"/>
      <w:lang w:eastAsia="ar-SA"/>
    </w:rPr>
  </w:style>
  <w:style w:type="paragraph" w:styleId="Caption">
    <w:name w:val="caption"/>
    <w:basedOn w:val="Normal"/>
    <w:next w:val="Normal"/>
    <w:qFormat/>
    <w:rsid w:val="000824E9"/>
    <w:pPr>
      <w:tabs>
        <w:tab w:val="left" w:pos="2880"/>
      </w:tabs>
      <w:suppressAutoHyphens/>
      <w:spacing w:after="120" w:line="220" w:lineRule="atLeast"/>
      <w:ind w:left="1800"/>
      <w:jc w:val="center"/>
    </w:pPr>
    <w:rPr>
      <w:b/>
      <w:spacing w:val="-5"/>
      <w:szCs w:val="20"/>
      <w:lang w:eastAsia="ar-SA"/>
    </w:rPr>
  </w:style>
  <w:style w:type="paragraph" w:customStyle="1" w:styleId="Index">
    <w:name w:val="Index"/>
    <w:basedOn w:val="Normal"/>
    <w:rsid w:val="000824E9"/>
    <w:pPr>
      <w:suppressLineNumbers/>
      <w:suppressAutoHyphens/>
      <w:ind w:left="1080"/>
    </w:pPr>
    <w:rPr>
      <w:spacing w:val="-5"/>
      <w:szCs w:val="20"/>
      <w:lang w:eastAsia="ar-SA"/>
    </w:rPr>
  </w:style>
  <w:style w:type="paragraph" w:customStyle="1" w:styleId="HeadingBase">
    <w:name w:val="Heading Base"/>
    <w:basedOn w:val="Normal"/>
    <w:next w:val="Normal"/>
    <w:link w:val="HeadingBaseChar"/>
    <w:rsid w:val="000824E9"/>
    <w:pPr>
      <w:keepNext/>
      <w:keepLines/>
      <w:suppressAutoHyphens/>
      <w:spacing w:before="140" w:line="220" w:lineRule="atLeast"/>
      <w:ind w:left="1080"/>
    </w:pPr>
    <w:rPr>
      <w:spacing w:val="-4"/>
      <w:kern w:val="1"/>
      <w:szCs w:val="20"/>
      <w:lang w:eastAsia="ar-SA"/>
    </w:rPr>
  </w:style>
  <w:style w:type="paragraph" w:customStyle="1" w:styleId="TOCBase">
    <w:name w:val="TOC Base"/>
    <w:basedOn w:val="Normal"/>
    <w:rsid w:val="000824E9"/>
    <w:pPr>
      <w:tabs>
        <w:tab w:val="right" w:leader="dot" w:pos="6480"/>
      </w:tabs>
      <w:suppressAutoHyphens/>
      <w:spacing w:after="240" w:line="240" w:lineRule="atLeast"/>
    </w:pPr>
    <w:rPr>
      <w:spacing w:val="-5"/>
      <w:szCs w:val="20"/>
      <w:lang w:eastAsia="ar-SA"/>
    </w:rPr>
  </w:style>
  <w:style w:type="paragraph" w:customStyle="1" w:styleId="HeaderBase">
    <w:name w:val="Header Base"/>
    <w:basedOn w:val="Normal"/>
    <w:rsid w:val="000824E9"/>
    <w:pPr>
      <w:keepLines/>
      <w:tabs>
        <w:tab w:val="center" w:pos="4320"/>
        <w:tab w:val="right" w:pos="8640"/>
      </w:tabs>
      <w:suppressAutoHyphens/>
      <w:spacing w:line="190" w:lineRule="atLeast"/>
      <w:ind w:left="1080"/>
    </w:pPr>
    <w:rPr>
      <w:caps/>
      <w:spacing w:val="-5"/>
      <w:sz w:val="15"/>
      <w:szCs w:val="20"/>
      <w:lang w:eastAsia="ar-SA"/>
    </w:rPr>
  </w:style>
  <w:style w:type="paragraph" w:customStyle="1" w:styleId="TitleCover">
    <w:name w:val="Title Cover"/>
    <w:basedOn w:val="HeadingBase"/>
    <w:next w:val="Normal"/>
    <w:rsid w:val="000824E9"/>
    <w:pPr>
      <w:keepNext w:val="0"/>
      <w:keepLines w:val="0"/>
      <w:widowControl w:val="0"/>
      <w:tabs>
        <w:tab w:val="left" w:pos="0"/>
      </w:tabs>
      <w:spacing w:before="3000" w:after="500" w:line="640" w:lineRule="exact"/>
      <w:ind w:left="0"/>
    </w:pPr>
    <w:rPr>
      <w:rFonts w:ascii="Arial Black" w:hAnsi="Arial Black"/>
      <w:b/>
      <w:color w:val="404040"/>
      <w:spacing w:val="0"/>
      <w:sz w:val="64"/>
    </w:rPr>
  </w:style>
  <w:style w:type="paragraph" w:customStyle="1" w:styleId="ChapterSubtitle">
    <w:name w:val="Chapter Subtitle"/>
    <w:basedOn w:val="Normal"/>
    <w:rsid w:val="000824E9"/>
    <w:pPr>
      <w:keepNext/>
      <w:keepLines/>
      <w:suppressAutoHyphens/>
      <w:spacing w:before="60" w:after="360" w:line="340" w:lineRule="atLeast"/>
      <w:ind w:left="1080"/>
    </w:pPr>
    <w:rPr>
      <w:spacing w:val="-16"/>
      <w:kern w:val="1"/>
      <w:sz w:val="32"/>
      <w:szCs w:val="20"/>
      <w:lang w:eastAsia="ar-SA"/>
    </w:rPr>
  </w:style>
  <w:style w:type="paragraph" w:customStyle="1" w:styleId="Picture">
    <w:name w:val="Picture"/>
    <w:basedOn w:val="Normal"/>
    <w:next w:val="Caption"/>
    <w:rsid w:val="000824E9"/>
    <w:pPr>
      <w:keepNext/>
      <w:suppressAutoHyphens/>
      <w:ind w:left="1080"/>
    </w:pPr>
    <w:rPr>
      <w:spacing w:val="-5"/>
      <w:szCs w:val="20"/>
      <w:lang w:eastAsia="ar-SA"/>
    </w:rPr>
  </w:style>
  <w:style w:type="paragraph" w:customStyle="1" w:styleId="TableText">
    <w:name w:val="Table Text"/>
    <w:basedOn w:val="Normal"/>
    <w:rsid w:val="000824E9"/>
    <w:pPr>
      <w:suppressAutoHyphens/>
      <w:spacing w:before="60"/>
    </w:pPr>
    <w:rPr>
      <w:spacing w:val="-5"/>
      <w:szCs w:val="20"/>
      <w:lang w:eastAsia="ar-SA"/>
    </w:rPr>
  </w:style>
  <w:style w:type="paragraph" w:customStyle="1" w:styleId="Body">
    <w:name w:val="Body"/>
    <w:rsid w:val="000824E9"/>
    <w:pPr>
      <w:suppressAutoHyphens/>
      <w:spacing w:line="280" w:lineRule="atLeast"/>
    </w:pPr>
    <w:rPr>
      <w:rFonts w:ascii="Tms Rmn" w:hAnsi="Tms Rmn"/>
      <w:color w:val="000000"/>
      <w:sz w:val="24"/>
      <w:lang w:val="en-US" w:eastAsia="ar-SA"/>
    </w:rPr>
  </w:style>
  <w:style w:type="paragraph" w:styleId="BodyTextIndent">
    <w:name w:val="Body Text Indent"/>
    <w:basedOn w:val="Normal"/>
    <w:link w:val="BodyTextIndentChar"/>
    <w:rsid w:val="000824E9"/>
    <w:pPr>
      <w:suppressAutoHyphens/>
      <w:ind w:left="1152"/>
    </w:pPr>
    <w:rPr>
      <w:rFonts w:ascii="Times New Roman" w:hAnsi="Times New Roman"/>
      <w:spacing w:val="-5"/>
      <w:szCs w:val="20"/>
      <w:lang w:eastAsia="ar-SA"/>
    </w:rPr>
  </w:style>
  <w:style w:type="character" w:customStyle="1" w:styleId="BodyTextIndentChar">
    <w:name w:val="Body Text Indent Char"/>
    <w:link w:val="BodyTextIndent"/>
    <w:locked/>
    <w:rsid w:val="000824E9"/>
    <w:rPr>
      <w:color w:val="000000" w:themeColor="text1"/>
      <w:spacing w:val="-5"/>
      <w:sz w:val="22"/>
      <w:lang w:val="en-US" w:eastAsia="ar-SA"/>
    </w:rPr>
  </w:style>
  <w:style w:type="paragraph" w:customStyle="1" w:styleId="Bullet">
    <w:name w:val="Bullet"/>
    <w:basedOn w:val="BodyTextKeep"/>
    <w:rsid w:val="000824E9"/>
    <w:pPr>
      <w:suppressAutoHyphens/>
      <w:spacing w:after="60"/>
      <w:ind w:left="2520"/>
    </w:pPr>
    <w:rPr>
      <w:lang w:eastAsia="ar-SA"/>
    </w:rPr>
  </w:style>
  <w:style w:type="paragraph" w:customStyle="1" w:styleId="Bulleted">
    <w:name w:val="Bulleted"/>
    <w:rsid w:val="000824E9"/>
    <w:pPr>
      <w:tabs>
        <w:tab w:val="left" w:pos="360"/>
      </w:tabs>
      <w:suppressAutoHyphens/>
      <w:spacing w:line="280" w:lineRule="atLeast"/>
      <w:ind w:left="360" w:hanging="360"/>
    </w:pPr>
    <w:rPr>
      <w:rFonts w:ascii="Tms Rmn" w:hAnsi="Tms Rmn"/>
      <w:color w:val="000000"/>
      <w:sz w:val="24"/>
      <w:lang w:val="en-US" w:eastAsia="ar-SA"/>
    </w:rPr>
  </w:style>
  <w:style w:type="paragraph" w:customStyle="1" w:styleId="BullistLast">
    <w:name w:val="Bullist Last"/>
    <w:basedOn w:val="Bullist"/>
    <w:rsid w:val="000824E9"/>
    <w:pPr>
      <w:numPr>
        <w:numId w:val="0"/>
      </w:numPr>
      <w:tabs>
        <w:tab w:val="left" w:pos="2345"/>
      </w:tabs>
      <w:suppressAutoHyphens/>
      <w:spacing w:after="120"/>
      <w:jc w:val="both"/>
    </w:pPr>
    <w:rPr>
      <w:spacing w:val="-5"/>
      <w:lang w:eastAsia="ar-SA"/>
    </w:rPr>
  </w:style>
  <w:style w:type="paragraph" w:customStyle="1" w:styleId="ChapterTitle">
    <w:name w:val="Chapter Title"/>
    <w:basedOn w:val="Normal"/>
    <w:rsid w:val="000824E9"/>
    <w:pPr>
      <w:pBdr>
        <w:left w:val="single" w:sz="4" w:space="1" w:color="000000"/>
      </w:pBdr>
      <w:shd w:val="clear" w:color="auto" w:fill="000000"/>
      <w:suppressAutoHyphens/>
      <w:spacing w:after="240" w:line="660" w:lineRule="exact"/>
      <w:ind w:left="1080" w:right="7656"/>
      <w:jc w:val="center"/>
    </w:pPr>
    <w:rPr>
      <w:rFonts w:ascii="Arial Black" w:hAnsi="Arial Black"/>
      <w:color w:val="FFFFFF"/>
      <w:spacing w:val="-40"/>
      <w:position w:val="-15"/>
      <w:sz w:val="84"/>
      <w:szCs w:val="20"/>
      <w:lang w:eastAsia="ar-SA"/>
    </w:rPr>
  </w:style>
  <w:style w:type="paragraph" w:customStyle="1" w:styleId="FooterEven">
    <w:name w:val="Footer Even"/>
    <w:basedOn w:val="Footer"/>
    <w:rsid w:val="000824E9"/>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erFirst">
    <w:name w:val="Footer First"/>
    <w:basedOn w:val="Footer"/>
    <w:rsid w:val="000824E9"/>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erOdd">
    <w:name w:val="Footer Odd"/>
    <w:basedOn w:val="Footer"/>
    <w:rsid w:val="000824E9"/>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noteBase">
    <w:name w:val="Footnote Base"/>
    <w:basedOn w:val="Normal"/>
    <w:rsid w:val="000824E9"/>
    <w:pPr>
      <w:keepLines/>
      <w:suppressAutoHyphens/>
      <w:spacing w:line="200" w:lineRule="atLeast"/>
      <w:ind w:left="1080"/>
    </w:pPr>
    <w:rPr>
      <w:spacing w:val="-5"/>
      <w:sz w:val="16"/>
      <w:szCs w:val="20"/>
      <w:lang w:eastAsia="ar-SA"/>
    </w:rPr>
  </w:style>
  <w:style w:type="paragraph" w:styleId="FootnoteText">
    <w:name w:val="footnote text"/>
    <w:basedOn w:val="FootnoteBase"/>
    <w:link w:val="FootnoteTextChar1"/>
    <w:semiHidden/>
    <w:rsid w:val="000824E9"/>
  </w:style>
  <w:style w:type="character" w:customStyle="1" w:styleId="FootnoteTextChar1">
    <w:name w:val="Footnote Text Char1"/>
    <w:link w:val="FootnoteText"/>
    <w:semiHidden/>
    <w:locked/>
    <w:rsid w:val="000824E9"/>
    <w:rPr>
      <w:rFonts w:ascii="Calibri" w:hAnsi="Calibri"/>
      <w:color w:val="000000" w:themeColor="text1"/>
      <w:spacing w:val="-5"/>
      <w:sz w:val="16"/>
      <w:lang w:val="en-US" w:eastAsia="ar-SA"/>
    </w:rPr>
  </w:style>
  <w:style w:type="paragraph" w:customStyle="1" w:styleId="HeaderFirst">
    <w:name w:val="Header First"/>
    <w:basedOn w:val="Header"/>
    <w:rsid w:val="000824E9"/>
    <w:pPr>
      <w:keepLines/>
      <w:pBdr>
        <w:top w:val="single" w:sz="4" w:space="2" w:color="000000"/>
        <w:bottom w:val="single" w:sz="8" w:space="0" w:color="000080"/>
      </w:pBdr>
      <w:tabs>
        <w:tab w:val="clear" w:pos="4153"/>
        <w:tab w:val="clear" w:pos="8306"/>
        <w:tab w:val="center" w:pos="4320"/>
        <w:tab w:val="right" w:pos="8640"/>
      </w:tabs>
      <w:suppressAutoHyphens/>
      <w:spacing w:line="190" w:lineRule="atLeast"/>
      <w:jc w:val="right"/>
    </w:pPr>
    <w:rPr>
      <w:i/>
      <w:spacing w:val="-5"/>
      <w:sz w:val="18"/>
      <w:szCs w:val="20"/>
      <w:lang w:eastAsia="ar-SA"/>
    </w:rPr>
  </w:style>
  <w:style w:type="paragraph" w:customStyle="1" w:styleId="HeaderOdd">
    <w:name w:val="Header Odd"/>
    <w:basedOn w:val="Header"/>
    <w:rsid w:val="000824E9"/>
    <w:pPr>
      <w:keepLines/>
      <w:pBdr>
        <w:bottom w:val="single" w:sz="4" w:space="1" w:color="000000"/>
      </w:pBdr>
      <w:tabs>
        <w:tab w:val="clear" w:pos="4153"/>
        <w:tab w:val="clear" w:pos="8306"/>
        <w:tab w:val="center" w:pos="4320"/>
        <w:tab w:val="right" w:pos="8640"/>
      </w:tabs>
      <w:suppressAutoHyphens/>
      <w:spacing w:after="600" w:line="190" w:lineRule="atLeast"/>
    </w:pPr>
    <w:rPr>
      <w:i/>
      <w:spacing w:val="-5"/>
      <w:sz w:val="18"/>
      <w:szCs w:val="20"/>
      <w:lang w:eastAsia="ar-SA"/>
    </w:rPr>
  </w:style>
  <w:style w:type="paragraph" w:customStyle="1" w:styleId="HeaderRight">
    <w:name w:val="Header Right"/>
    <w:basedOn w:val="HeaderOdd"/>
    <w:rsid w:val="000824E9"/>
    <w:pPr>
      <w:pBdr>
        <w:bottom w:val="single" w:sz="8" w:space="1" w:color="000080"/>
      </w:pBdr>
      <w:ind w:left="-360"/>
      <w:jc w:val="right"/>
    </w:pPr>
    <w:rPr>
      <w:caps/>
    </w:rPr>
  </w:style>
  <w:style w:type="paragraph" w:styleId="Index3">
    <w:name w:val="index 3"/>
    <w:basedOn w:val="Normal"/>
    <w:autoRedefine/>
    <w:semiHidden/>
    <w:rsid w:val="000824E9"/>
    <w:pPr>
      <w:tabs>
        <w:tab w:val="right" w:leader="dot" w:pos="11520"/>
      </w:tabs>
      <w:suppressAutoHyphens/>
      <w:ind w:left="600" w:hanging="200"/>
    </w:pPr>
    <w:rPr>
      <w:rFonts w:ascii="Times New Roman" w:hAnsi="Times New Roman"/>
      <w:spacing w:val="-5"/>
      <w:szCs w:val="20"/>
      <w:lang w:eastAsia="ar-SA"/>
    </w:rPr>
  </w:style>
  <w:style w:type="paragraph" w:styleId="List5">
    <w:name w:val="List 5"/>
    <w:basedOn w:val="Normal"/>
    <w:rsid w:val="000824E9"/>
    <w:pPr>
      <w:suppressAutoHyphens/>
    </w:pPr>
    <w:rPr>
      <w:spacing w:val="-5"/>
      <w:szCs w:val="20"/>
      <w:lang w:eastAsia="ar-SA"/>
    </w:rPr>
  </w:style>
  <w:style w:type="paragraph" w:customStyle="1" w:styleId="ListBulletNMF">
    <w:name w:val="List Bullet NMF"/>
    <w:basedOn w:val="Normal"/>
    <w:rsid w:val="000824E9"/>
    <w:pPr>
      <w:suppressAutoHyphens/>
    </w:pPr>
    <w:rPr>
      <w:spacing w:val="-5"/>
      <w:szCs w:val="20"/>
      <w:lang w:eastAsia="ar-SA"/>
    </w:rPr>
  </w:style>
  <w:style w:type="paragraph" w:customStyle="1" w:styleId="listnestedlast">
    <w:name w:val="list nested last"/>
    <w:basedOn w:val="Normal"/>
    <w:rsid w:val="000824E9"/>
    <w:pPr>
      <w:widowControl w:val="0"/>
      <w:tabs>
        <w:tab w:val="left" w:pos="1440"/>
        <w:tab w:val="left" w:pos="2160"/>
        <w:tab w:val="left" w:pos="2880"/>
        <w:tab w:val="left" w:pos="3600"/>
        <w:tab w:val="left" w:pos="4320"/>
        <w:tab w:val="left" w:pos="5040"/>
        <w:tab w:val="left" w:pos="5760"/>
        <w:tab w:val="left" w:pos="6480"/>
        <w:tab w:val="left" w:pos="7200"/>
      </w:tabs>
      <w:suppressAutoHyphens/>
      <w:spacing w:line="260" w:lineRule="atLeast"/>
      <w:ind w:left="720" w:hanging="360"/>
    </w:pPr>
    <w:rPr>
      <w:rFonts w:ascii="Times New Roman" w:hAnsi="Times New Roman"/>
      <w:spacing w:val="-5"/>
      <w:sz w:val="24"/>
      <w:szCs w:val="20"/>
      <w:lang w:eastAsia="ar-SA"/>
    </w:rPr>
  </w:style>
  <w:style w:type="paragraph" w:customStyle="1" w:styleId="ListNumber1">
    <w:name w:val="List Number1"/>
    <w:basedOn w:val="Normal"/>
    <w:rsid w:val="000824E9"/>
    <w:pPr>
      <w:widowControl w:val="0"/>
      <w:tabs>
        <w:tab w:val="left" w:pos="0"/>
        <w:tab w:val="left" w:pos="720"/>
      </w:tabs>
      <w:suppressAutoHyphens/>
      <w:spacing w:line="260" w:lineRule="atLeast"/>
      <w:ind w:left="1080" w:hanging="720"/>
    </w:pPr>
    <w:rPr>
      <w:rFonts w:ascii="Times New Roman" w:hAnsi="Times New Roman"/>
      <w:spacing w:val="-5"/>
      <w:sz w:val="24"/>
      <w:szCs w:val="20"/>
      <w:lang w:eastAsia="ar-SA"/>
    </w:rPr>
  </w:style>
  <w:style w:type="paragraph" w:customStyle="1" w:styleId="listnumberfirst">
    <w:name w:val="list number first"/>
    <w:basedOn w:val="Normal"/>
    <w:rsid w:val="000824E9"/>
    <w:pPr>
      <w:widowControl w:val="0"/>
      <w:suppressAutoHyphens/>
      <w:spacing w:line="260" w:lineRule="atLeast"/>
      <w:ind w:left="1080" w:hanging="720"/>
    </w:pPr>
    <w:rPr>
      <w:rFonts w:ascii="Times New Roman" w:hAnsi="Times New Roman"/>
      <w:spacing w:val="-5"/>
      <w:sz w:val="24"/>
      <w:szCs w:val="20"/>
      <w:lang w:eastAsia="ar-SA"/>
    </w:rPr>
  </w:style>
  <w:style w:type="paragraph" w:customStyle="1" w:styleId="numbercascade">
    <w:name w:val="number cascade"/>
    <w:basedOn w:val="BodyTextKeep"/>
    <w:rsid w:val="000824E9"/>
    <w:pPr>
      <w:suppressAutoHyphens/>
      <w:ind w:left="0"/>
    </w:pPr>
    <w:rPr>
      <w:spacing w:val="0"/>
      <w:lang w:eastAsia="ar-SA"/>
    </w:rPr>
  </w:style>
  <w:style w:type="paragraph" w:customStyle="1" w:styleId="SectionHeading">
    <w:name w:val="Section Heading"/>
    <w:basedOn w:val="Heading1"/>
    <w:rsid w:val="000824E9"/>
    <w:pPr>
      <w:keepNext/>
      <w:keepLines/>
      <w:suppressAutoHyphens/>
      <w:outlineLvl w:val="9"/>
    </w:pPr>
    <w:rPr>
      <w:rFonts w:cs="Times New Roman"/>
      <w:bCs w:val="0"/>
      <w:spacing w:val="-10"/>
      <w:kern w:val="1"/>
      <w:position w:val="8"/>
      <w:szCs w:val="20"/>
      <w:lang w:eastAsia="ar-SA"/>
    </w:rPr>
  </w:style>
  <w:style w:type="paragraph" w:customStyle="1" w:styleId="SectionLabel">
    <w:name w:val="Section Label"/>
    <w:basedOn w:val="HeadingBase"/>
    <w:next w:val="Normal"/>
    <w:rsid w:val="000824E9"/>
    <w:pPr>
      <w:pBdr>
        <w:bottom w:val="single" w:sz="4" w:space="2" w:color="000000"/>
      </w:pBdr>
      <w:spacing w:before="360" w:after="960"/>
      <w:ind w:left="0"/>
    </w:pPr>
    <w:rPr>
      <w:rFonts w:ascii="Arial Black" w:hAnsi="Arial Black"/>
      <w:spacing w:val="-35"/>
      <w:sz w:val="54"/>
    </w:rPr>
  </w:style>
  <w:style w:type="paragraph" w:styleId="TableofFigures">
    <w:name w:val="table of figures"/>
    <w:basedOn w:val="Caption"/>
    <w:uiPriority w:val="99"/>
    <w:rsid w:val="000824E9"/>
    <w:pPr>
      <w:tabs>
        <w:tab w:val="right" w:pos="8640"/>
      </w:tabs>
      <w:spacing w:line="240" w:lineRule="auto"/>
      <w:ind w:left="403" w:hanging="403"/>
      <w:jc w:val="left"/>
    </w:pPr>
    <w:rPr>
      <w:b w:val="0"/>
      <w:spacing w:val="0"/>
    </w:rPr>
  </w:style>
  <w:style w:type="paragraph" w:customStyle="1" w:styleId="Tablecaption">
    <w:name w:val="Table caption"/>
    <w:basedOn w:val="TableofFigures"/>
    <w:rsid w:val="000824E9"/>
    <w:pPr>
      <w:spacing w:before="120"/>
      <w:jc w:val="center"/>
    </w:pPr>
    <w:rPr>
      <w:b/>
    </w:rPr>
  </w:style>
  <w:style w:type="paragraph" w:customStyle="1" w:styleId="TableHeader">
    <w:name w:val="Table Header"/>
    <w:basedOn w:val="Normal"/>
    <w:rsid w:val="000824E9"/>
    <w:pPr>
      <w:suppressAutoHyphens/>
      <w:spacing w:before="60"/>
      <w:jc w:val="center"/>
    </w:pPr>
    <w:rPr>
      <w:b/>
      <w:spacing w:val="-5"/>
      <w:szCs w:val="20"/>
      <w:lang w:eastAsia="ar-SA"/>
    </w:rPr>
  </w:style>
  <w:style w:type="paragraph" w:styleId="Title">
    <w:name w:val="Title"/>
    <w:basedOn w:val="HeadingBase"/>
    <w:next w:val="Normal"/>
    <w:link w:val="TitleChar"/>
    <w:qFormat/>
    <w:rsid w:val="000824E9"/>
    <w:pPr>
      <w:pBdr>
        <w:top w:val="single" w:sz="4" w:space="16" w:color="000000"/>
      </w:pBdr>
      <w:spacing w:before="220" w:after="60" w:line="320" w:lineRule="atLeast"/>
      <w:ind w:left="0"/>
    </w:pPr>
    <w:rPr>
      <w:rFonts w:ascii="Arial Black" w:hAnsi="Arial Black"/>
      <w:spacing w:val="-30"/>
      <w:sz w:val="40"/>
    </w:rPr>
  </w:style>
  <w:style w:type="character" w:customStyle="1" w:styleId="TitleChar">
    <w:name w:val="Title Char"/>
    <w:link w:val="Title"/>
    <w:locked/>
    <w:rsid w:val="000824E9"/>
    <w:rPr>
      <w:rFonts w:ascii="Arial Black" w:hAnsi="Arial Black"/>
      <w:color w:val="000000" w:themeColor="text1"/>
      <w:spacing w:val="-30"/>
      <w:kern w:val="1"/>
      <w:sz w:val="40"/>
      <w:lang w:val="en-US" w:eastAsia="ar-SA"/>
    </w:rPr>
  </w:style>
  <w:style w:type="paragraph" w:styleId="Subtitle">
    <w:name w:val="Subtitle"/>
    <w:basedOn w:val="Heading"/>
    <w:next w:val="BodyText0"/>
    <w:link w:val="SubtitleChar"/>
    <w:qFormat/>
    <w:rsid w:val="000824E9"/>
    <w:pPr>
      <w:jc w:val="center"/>
    </w:pPr>
    <w:rPr>
      <w:i/>
      <w:iCs/>
    </w:rPr>
  </w:style>
  <w:style w:type="character" w:customStyle="1" w:styleId="SubtitleChar">
    <w:name w:val="Subtitle Char"/>
    <w:link w:val="Subtitle"/>
    <w:locked/>
    <w:rsid w:val="000824E9"/>
    <w:rPr>
      <w:rFonts w:ascii="DejaVu Sans Condensed" w:hAnsi="DejaVu Sans Condensed" w:cs="DejaVu Sans Condensed"/>
      <w:i/>
      <w:iCs/>
      <w:color w:val="000000" w:themeColor="text1"/>
      <w:spacing w:val="-5"/>
      <w:sz w:val="28"/>
      <w:szCs w:val="28"/>
      <w:lang w:val="en-US" w:eastAsia="ar-SA"/>
    </w:rPr>
  </w:style>
  <w:style w:type="paragraph" w:customStyle="1" w:styleId="Titlestatus">
    <w:name w:val="Title status"/>
    <w:basedOn w:val="Normal"/>
    <w:rsid w:val="000824E9"/>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suppressAutoHyphens/>
      <w:ind w:left="1080"/>
      <w:jc w:val="center"/>
    </w:pPr>
    <w:rPr>
      <w:i/>
      <w:spacing w:val="-5"/>
      <w:szCs w:val="20"/>
      <w:lang w:eastAsia="ar-SA"/>
    </w:rPr>
  </w:style>
  <w:style w:type="paragraph" w:styleId="TOAHeading">
    <w:name w:val="toa heading"/>
    <w:basedOn w:val="Normal"/>
    <w:next w:val="Normal"/>
    <w:semiHidden/>
    <w:rsid w:val="000824E9"/>
    <w:pPr>
      <w:keepNext/>
      <w:suppressAutoHyphens/>
      <w:spacing w:line="480" w:lineRule="atLeast"/>
      <w:ind w:left="1080"/>
    </w:pPr>
    <w:rPr>
      <w:rFonts w:ascii="Arial Black" w:hAnsi="Arial Black"/>
      <w:b/>
      <w:spacing w:val="-10"/>
      <w:kern w:val="1"/>
      <w:szCs w:val="20"/>
      <w:lang w:eastAsia="ar-SA"/>
    </w:rPr>
  </w:style>
  <w:style w:type="paragraph" w:styleId="TOC6">
    <w:name w:val="toc 6"/>
    <w:basedOn w:val="Normal"/>
    <w:next w:val="Normal"/>
    <w:autoRedefine/>
    <w:semiHidden/>
    <w:rsid w:val="000824E9"/>
    <w:pPr>
      <w:suppressAutoHyphens/>
      <w:ind w:left="800"/>
    </w:pPr>
    <w:rPr>
      <w:rFonts w:ascii="Times New Roman" w:hAnsi="Times New Roman"/>
      <w:spacing w:val="-5"/>
      <w:szCs w:val="20"/>
      <w:lang w:eastAsia="ar-SA"/>
    </w:rPr>
  </w:style>
  <w:style w:type="paragraph" w:styleId="TOC7">
    <w:name w:val="toc 7"/>
    <w:basedOn w:val="Normal"/>
    <w:next w:val="Normal"/>
    <w:autoRedefine/>
    <w:semiHidden/>
    <w:rsid w:val="000824E9"/>
    <w:pPr>
      <w:suppressAutoHyphens/>
      <w:ind w:left="1000"/>
    </w:pPr>
    <w:rPr>
      <w:rFonts w:ascii="Times New Roman" w:hAnsi="Times New Roman"/>
      <w:spacing w:val="-5"/>
      <w:szCs w:val="20"/>
      <w:lang w:eastAsia="ar-SA"/>
    </w:rPr>
  </w:style>
  <w:style w:type="paragraph" w:styleId="TOC8">
    <w:name w:val="toc 8"/>
    <w:basedOn w:val="Normal"/>
    <w:next w:val="Normal"/>
    <w:autoRedefine/>
    <w:semiHidden/>
    <w:rsid w:val="000824E9"/>
    <w:pPr>
      <w:suppressAutoHyphens/>
      <w:ind w:left="1200"/>
    </w:pPr>
    <w:rPr>
      <w:rFonts w:ascii="Times New Roman" w:hAnsi="Times New Roman"/>
      <w:spacing w:val="-5"/>
      <w:szCs w:val="20"/>
      <w:lang w:eastAsia="ar-SA"/>
    </w:rPr>
  </w:style>
  <w:style w:type="paragraph" w:styleId="TOC9">
    <w:name w:val="toc 9"/>
    <w:basedOn w:val="Normal"/>
    <w:next w:val="Normal"/>
    <w:autoRedefine/>
    <w:semiHidden/>
    <w:rsid w:val="000824E9"/>
    <w:pPr>
      <w:suppressAutoHyphens/>
      <w:ind w:left="1400"/>
    </w:pPr>
    <w:rPr>
      <w:rFonts w:ascii="Times New Roman" w:hAnsi="Times New Roman"/>
      <w:spacing w:val="-5"/>
      <w:szCs w:val="20"/>
      <w:lang w:eastAsia="ar-SA"/>
    </w:rPr>
  </w:style>
  <w:style w:type="paragraph" w:customStyle="1" w:styleId="TOCHead">
    <w:name w:val="TOCHead"/>
    <w:basedOn w:val="Heading2"/>
    <w:rsid w:val="000824E9"/>
    <w:pPr>
      <w:keepLines/>
      <w:suppressAutoHyphens/>
      <w:ind w:left="720"/>
    </w:pPr>
    <w:rPr>
      <w:rFonts w:cs="Times New Roman"/>
      <w:iCs/>
      <w:color w:val="333399"/>
      <w:spacing w:val="-15"/>
      <w:kern w:val="1"/>
      <w:sz w:val="32"/>
      <w:szCs w:val="20"/>
      <w:lang w:eastAsia="ar-SA"/>
    </w:rPr>
  </w:style>
  <w:style w:type="paragraph" w:customStyle="1" w:styleId="TOCHead3">
    <w:name w:val="TOCHead 3"/>
    <w:basedOn w:val="Heading3"/>
    <w:rsid w:val="000824E9"/>
    <w:pPr>
      <w:keepLines/>
      <w:suppressAutoHyphens/>
      <w:spacing w:line="240" w:lineRule="auto"/>
      <w:ind w:left="720"/>
    </w:pPr>
    <w:rPr>
      <w:rFonts w:cs="Times New Roman"/>
      <w:bCs/>
      <w:iCs/>
      <w:spacing w:val="-10"/>
      <w:kern w:val="1"/>
      <w:sz w:val="26"/>
      <w:szCs w:val="20"/>
      <w:lang w:eastAsia="ar-SA"/>
    </w:rPr>
  </w:style>
  <w:style w:type="paragraph" w:styleId="BodyTextIndent2">
    <w:name w:val="Body Text Indent 2"/>
    <w:basedOn w:val="Normal"/>
    <w:link w:val="BodyTextIndent2Char"/>
    <w:rsid w:val="000824E9"/>
    <w:pPr>
      <w:suppressAutoHyphens/>
      <w:ind w:left="1080"/>
    </w:pPr>
    <w:rPr>
      <w:i/>
      <w:spacing w:val="-5"/>
      <w:szCs w:val="20"/>
      <w:lang w:eastAsia="ar-SA"/>
    </w:rPr>
  </w:style>
  <w:style w:type="character" w:customStyle="1" w:styleId="BodyTextIndent2Char">
    <w:name w:val="Body Text Indent 2 Char"/>
    <w:link w:val="BodyTextIndent2"/>
    <w:locked/>
    <w:rsid w:val="000824E9"/>
    <w:rPr>
      <w:rFonts w:ascii="Calibri" w:hAnsi="Calibri"/>
      <w:i/>
      <w:color w:val="000000" w:themeColor="text1"/>
      <w:spacing w:val="-5"/>
      <w:sz w:val="22"/>
      <w:lang w:val="en-US" w:eastAsia="ar-SA"/>
    </w:rPr>
  </w:style>
  <w:style w:type="paragraph" w:styleId="BodyTextIndent3">
    <w:name w:val="Body Text Indent 3"/>
    <w:basedOn w:val="Normal"/>
    <w:link w:val="BodyTextIndent3Char1"/>
    <w:rsid w:val="000824E9"/>
    <w:pPr>
      <w:suppressAutoHyphens/>
      <w:ind w:left="1080"/>
    </w:pPr>
    <w:rPr>
      <w:spacing w:val="-5"/>
      <w:szCs w:val="20"/>
      <w:lang w:eastAsia="ar-SA"/>
    </w:rPr>
  </w:style>
  <w:style w:type="character" w:customStyle="1" w:styleId="BodyTextIndent3Char1">
    <w:name w:val="Body Text Indent 3 Char1"/>
    <w:link w:val="BodyTextIndent3"/>
    <w:locked/>
    <w:rsid w:val="000824E9"/>
    <w:rPr>
      <w:rFonts w:ascii="Calibri" w:hAnsi="Calibri"/>
      <w:color w:val="000000" w:themeColor="text1"/>
      <w:spacing w:val="-5"/>
      <w:sz w:val="22"/>
      <w:lang w:val="en-US" w:eastAsia="ar-SA"/>
    </w:rPr>
  </w:style>
  <w:style w:type="paragraph" w:customStyle="1" w:styleId="Heading0">
    <w:name w:val="Heading 0"/>
    <w:basedOn w:val="Header"/>
    <w:rsid w:val="000824E9"/>
    <w:pPr>
      <w:widowControl w:val="0"/>
      <w:tabs>
        <w:tab w:val="clear" w:pos="4153"/>
        <w:tab w:val="clear" w:pos="8306"/>
        <w:tab w:val="center" w:pos="4320"/>
        <w:tab w:val="right" w:pos="8640"/>
      </w:tabs>
      <w:suppressAutoHyphens/>
      <w:spacing w:before="240" w:after="240"/>
      <w:jc w:val="center"/>
    </w:pPr>
    <w:rPr>
      <w:rFonts w:eastAsia="MS Mincho"/>
      <w:b/>
      <w:caps/>
      <w:sz w:val="28"/>
      <w:szCs w:val="20"/>
      <w:lang w:eastAsia="ar-SA"/>
    </w:rPr>
  </w:style>
  <w:style w:type="paragraph" w:customStyle="1" w:styleId="Heading1-nonum">
    <w:name w:val="Heading 1 - no num"/>
    <w:basedOn w:val="Heading1"/>
    <w:rsid w:val="000824E9"/>
    <w:pPr>
      <w:keepNext/>
      <w:keepLines/>
      <w:suppressAutoHyphens/>
    </w:pPr>
    <w:rPr>
      <w:rFonts w:cs="Times New Roman"/>
      <w:bCs w:val="0"/>
      <w:spacing w:val="-10"/>
      <w:kern w:val="1"/>
      <w:position w:val="8"/>
      <w:szCs w:val="20"/>
      <w:lang w:eastAsia="ar-SA"/>
    </w:rPr>
  </w:style>
  <w:style w:type="paragraph" w:customStyle="1" w:styleId="Heading1withoutPageBreak">
    <w:name w:val="Heading 1 without Page Break"/>
    <w:basedOn w:val="Heading1"/>
    <w:rsid w:val="000824E9"/>
    <w:pPr>
      <w:keepNext/>
      <w:keepLines/>
      <w:pageBreakBefore w:val="0"/>
      <w:suppressAutoHyphens/>
      <w:outlineLvl w:val="9"/>
    </w:pPr>
    <w:rPr>
      <w:rFonts w:cs="Times New Roman"/>
      <w:bCs w:val="0"/>
      <w:spacing w:val="-10"/>
      <w:kern w:val="1"/>
      <w:position w:val="8"/>
      <w:szCs w:val="20"/>
      <w:lang w:eastAsia="ar-SA"/>
    </w:rPr>
  </w:style>
  <w:style w:type="paragraph" w:customStyle="1" w:styleId="DocumentNumber">
    <w:name w:val="Document Number"/>
    <w:basedOn w:val="TitleSubtitle0"/>
    <w:rsid w:val="000824E9"/>
    <w:pPr>
      <w:suppressAutoHyphens/>
      <w:ind w:left="0"/>
    </w:pPr>
    <w:rPr>
      <w:kern w:val="1"/>
      <w:lang w:eastAsia="ar-SA"/>
    </w:rPr>
  </w:style>
  <w:style w:type="paragraph" w:customStyle="1" w:styleId="PhaseVersion">
    <w:name w:val="Phase Version"/>
    <w:basedOn w:val="TitleSubtitle0"/>
    <w:rsid w:val="000824E9"/>
    <w:pPr>
      <w:suppressAutoHyphens/>
      <w:ind w:left="0"/>
    </w:pPr>
    <w:rPr>
      <w:kern w:val="1"/>
      <w:lang w:eastAsia="ar-SA"/>
    </w:rPr>
  </w:style>
  <w:style w:type="paragraph" w:customStyle="1" w:styleId="bodytxt">
    <w:name w:val="bodytxt"/>
    <w:basedOn w:val="Normal"/>
    <w:rsid w:val="000824E9"/>
    <w:pPr>
      <w:suppressAutoHyphens/>
      <w:spacing w:after="120"/>
    </w:pPr>
    <w:rPr>
      <w:szCs w:val="20"/>
      <w:lang w:eastAsia="ar-SA"/>
    </w:rPr>
  </w:style>
  <w:style w:type="paragraph" w:customStyle="1" w:styleId="ListBullet1">
    <w:name w:val="List Bullet 1"/>
    <w:basedOn w:val="Normal"/>
    <w:rsid w:val="000824E9"/>
    <w:pPr>
      <w:tabs>
        <w:tab w:val="num" w:pos="720"/>
      </w:tabs>
      <w:suppressAutoHyphens/>
    </w:pPr>
    <w:rPr>
      <w:spacing w:val="-5"/>
      <w:szCs w:val="20"/>
      <w:lang w:eastAsia="ar-SA"/>
    </w:rPr>
  </w:style>
  <w:style w:type="paragraph" w:customStyle="1" w:styleId="Heading41">
    <w:name w:val="Heading 41"/>
    <w:basedOn w:val="Heading4"/>
    <w:next w:val="BodyText3"/>
    <w:rsid w:val="000824E9"/>
    <w:pPr>
      <w:keepLines/>
      <w:numPr>
        <w:ilvl w:val="0"/>
        <w:numId w:val="0"/>
      </w:numPr>
      <w:suppressAutoHyphens/>
      <w:spacing w:before="120" w:after="60"/>
      <w:ind w:left="1440"/>
    </w:pPr>
    <w:rPr>
      <w:rFonts w:cs="Times New Roman"/>
      <w:iCs/>
      <w:spacing w:val="-4"/>
      <w:kern w:val="1"/>
      <w:sz w:val="24"/>
      <w:szCs w:val="20"/>
      <w:lang w:eastAsia="ar-SA"/>
    </w:rPr>
  </w:style>
  <w:style w:type="paragraph" w:styleId="BodyText3">
    <w:name w:val="Body Text 3"/>
    <w:basedOn w:val="Normal"/>
    <w:link w:val="BodyText3Char"/>
    <w:rsid w:val="000824E9"/>
    <w:pPr>
      <w:suppressAutoHyphens/>
      <w:spacing w:after="120"/>
      <w:ind w:left="1080"/>
    </w:pPr>
    <w:rPr>
      <w:spacing w:val="-5"/>
      <w:sz w:val="16"/>
      <w:szCs w:val="16"/>
      <w:lang w:eastAsia="ar-SA"/>
    </w:rPr>
  </w:style>
  <w:style w:type="character" w:customStyle="1" w:styleId="BodyText3Char">
    <w:name w:val="Body Text 3 Char"/>
    <w:link w:val="BodyText3"/>
    <w:locked/>
    <w:rsid w:val="000824E9"/>
    <w:rPr>
      <w:rFonts w:ascii="Calibri" w:hAnsi="Calibri"/>
      <w:color w:val="000000" w:themeColor="text1"/>
      <w:spacing w:val="-5"/>
      <w:sz w:val="16"/>
      <w:szCs w:val="16"/>
      <w:lang w:val="en-US" w:eastAsia="ar-SA"/>
    </w:rPr>
  </w:style>
  <w:style w:type="paragraph" w:customStyle="1" w:styleId="StyleBodyTextKeepAfter0pt">
    <w:name w:val="Style Body Text Keep + After:  0 pt"/>
    <w:basedOn w:val="BodyTextKeep"/>
    <w:rsid w:val="000824E9"/>
    <w:pPr>
      <w:suppressAutoHyphens/>
    </w:pPr>
    <w:rPr>
      <w:lang w:eastAsia="ar-SA"/>
    </w:rPr>
  </w:style>
  <w:style w:type="paragraph" w:styleId="CommentText">
    <w:name w:val="annotation text"/>
    <w:basedOn w:val="Normal"/>
    <w:link w:val="CommentTextChar2"/>
    <w:semiHidden/>
    <w:rsid w:val="000824E9"/>
    <w:pPr>
      <w:suppressAutoHyphens/>
      <w:ind w:left="1080"/>
    </w:pPr>
    <w:rPr>
      <w:spacing w:val="-5"/>
      <w:szCs w:val="20"/>
      <w:lang w:eastAsia="ar-SA"/>
    </w:rPr>
  </w:style>
  <w:style w:type="character" w:customStyle="1" w:styleId="CommentTextChar2">
    <w:name w:val="Comment Text Char2"/>
    <w:link w:val="CommentText"/>
    <w:semiHidden/>
    <w:locked/>
    <w:rsid w:val="000824E9"/>
    <w:rPr>
      <w:rFonts w:ascii="Calibri" w:hAnsi="Calibri"/>
      <w:color w:val="000000" w:themeColor="text1"/>
      <w:spacing w:val="-5"/>
      <w:sz w:val="22"/>
      <w:lang w:val="en-US" w:eastAsia="ar-SA"/>
    </w:rPr>
  </w:style>
  <w:style w:type="paragraph" w:styleId="CommentSubject">
    <w:name w:val="annotation subject"/>
    <w:basedOn w:val="CommentText"/>
    <w:next w:val="CommentText"/>
    <w:link w:val="CommentSubjectChar"/>
    <w:semiHidden/>
    <w:rsid w:val="000824E9"/>
    <w:pPr>
      <w:suppressAutoHyphens w:val="0"/>
    </w:pPr>
    <w:rPr>
      <w:b/>
      <w:bCs/>
    </w:rPr>
  </w:style>
  <w:style w:type="character" w:customStyle="1" w:styleId="CommentSubjectChar">
    <w:name w:val="Comment Subject Char"/>
    <w:link w:val="CommentSubject"/>
    <w:semiHidden/>
    <w:locked/>
    <w:rsid w:val="000824E9"/>
    <w:rPr>
      <w:rFonts w:ascii="Calibri" w:hAnsi="Calibri"/>
      <w:b/>
      <w:bCs/>
      <w:color w:val="000000" w:themeColor="text1"/>
      <w:spacing w:val="-5"/>
      <w:sz w:val="22"/>
      <w:lang w:val="en-US" w:eastAsia="ar-SA"/>
    </w:rPr>
  </w:style>
  <w:style w:type="paragraph" w:styleId="Revision">
    <w:name w:val="Revision"/>
    <w:rsid w:val="000824E9"/>
    <w:pPr>
      <w:suppressAutoHyphens/>
    </w:pPr>
    <w:rPr>
      <w:rFonts w:ascii="Arial" w:hAnsi="Arial"/>
      <w:spacing w:val="-5"/>
      <w:lang w:val="en-US" w:eastAsia="ar-SA"/>
    </w:rPr>
  </w:style>
  <w:style w:type="paragraph" w:customStyle="1" w:styleId="Contents10">
    <w:name w:val="Contents 10"/>
    <w:basedOn w:val="Index"/>
    <w:rsid w:val="000824E9"/>
    <w:pPr>
      <w:tabs>
        <w:tab w:val="right" w:leader="dot" w:pos="9972"/>
      </w:tabs>
      <w:ind w:left="2547"/>
    </w:pPr>
  </w:style>
  <w:style w:type="paragraph" w:customStyle="1" w:styleId="TableContents">
    <w:name w:val="Table Contents"/>
    <w:basedOn w:val="Normal"/>
    <w:rsid w:val="000824E9"/>
    <w:pPr>
      <w:suppressLineNumbers/>
      <w:suppressAutoHyphens/>
      <w:ind w:left="1080"/>
    </w:pPr>
    <w:rPr>
      <w:spacing w:val="-5"/>
      <w:szCs w:val="20"/>
      <w:lang w:eastAsia="ar-SA"/>
    </w:rPr>
  </w:style>
  <w:style w:type="paragraph" w:customStyle="1" w:styleId="TableHeading">
    <w:name w:val="Table Heading"/>
    <w:basedOn w:val="TableContents"/>
    <w:rsid w:val="000824E9"/>
    <w:pPr>
      <w:jc w:val="center"/>
    </w:pPr>
    <w:rPr>
      <w:b/>
      <w:bCs/>
    </w:rPr>
  </w:style>
  <w:style w:type="paragraph" w:customStyle="1" w:styleId="Texto">
    <w:name w:val="Texto"/>
    <w:basedOn w:val="Normal"/>
    <w:link w:val="TextoCar"/>
    <w:rsid w:val="000824E9"/>
    <w:pPr>
      <w:keepLines/>
      <w:spacing w:after="120"/>
      <w:jc w:val="both"/>
    </w:pPr>
    <w:rPr>
      <w:rFonts w:ascii="Garamond" w:hAnsi="Garamond"/>
      <w:sz w:val="23"/>
      <w:szCs w:val="20"/>
      <w:lang w:val="es-ES" w:eastAsia="es-ES"/>
    </w:rPr>
  </w:style>
  <w:style w:type="character" w:customStyle="1" w:styleId="TextoCar">
    <w:name w:val="Texto Car"/>
    <w:link w:val="Texto"/>
    <w:locked/>
    <w:rsid w:val="000824E9"/>
    <w:rPr>
      <w:rFonts w:ascii="Garamond" w:hAnsi="Garamond"/>
      <w:color w:val="000000" w:themeColor="text1"/>
      <w:sz w:val="23"/>
      <w:lang w:val="es-ES" w:eastAsia="es-ES"/>
    </w:rPr>
  </w:style>
  <w:style w:type="paragraph" w:customStyle="1" w:styleId="Default">
    <w:name w:val="Default"/>
    <w:rsid w:val="000824E9"/>
    <w:pPr>
      <w:autoSpaceDE w:val="0"/>
      <w:autoSpaceDN w:val="0"/>
      <w:adjustRightInd w:val="0"/>
    </w:pPr>
    <w:rPr>
      <w:rFonts w:ascii="Arial" w:hAnsi="Arial" w:cs="Arial"/>
      <w:color w:val="000000"/>
      <w:sz w:val="24"/>
      <w:szCs w:val="24"/>
      <w:lang w:val="en-US" w:eastAsia="en-US"/>
    </w:rPr>
  </w:style>
  <w:style w:type="paragraph" w:customStyle="1" w:styleId="StyleHeading2Left19cmHanging114cmRight381cm">
    <w:name w:val="Style Heading 2 + Left:  19 cm Hanging:  114 cm Right:  381 cm..."/>
    <w:basedOn w:val="Heading2"/>
    <w:rsid w:val="000824E9"/>
    <w:pPr>
      <w:keepLines/>
      <w:suppressAutoHyphens/>
      <w:ind w:right="2160"/>
    </w:pPr>
    <w:rPr>
      <w:rFonts w:cs="Times New Roman"/>
      <w:bCs/>
      <w:iCs/>
      <w:color w:val="333399"/>
      <w:spacing w:val="-15"/>
      <w:kern w:val="1"/>
      <w:szCs w:val="20"/>
      <w:lang w:eastAsia="ar-SA"/>
    </w:rPr>
  </w:style>
  <w:style w:type="character" w:styleId="Strong">
    <w:name w:val="Strong"/>
    <w:uiPriority w:val="22"/>
    <w:qFormat/>
    <w:rsid w:val="000824E9"/>
    <w:rPr>
      <w:rFonts w:cs="Times New Roman"/>
      <w:b/>
      <w:bCs/>
    </w:rPr>
  </w:style>
  <w:style w:type="character" w:customStyle="1" w:styleId="HeadingBaseChar">
    <w:name w:val="Heading Base Char"/>
    <w:link w:val="HeadingBase"/>
    <w:locked/>
    <w:rsid w:val="000824E9"/>
    <w:rPr>
      <w:rFonts w:ascii="Calibri" w:hAnsi="Calibri"/>
      <w:color w:val="000000" w:themeColor="text1"/>
      <w:spacing w:val="-4"/>
      <w:kern w:val="1"/>
      <w:sz w:val="22"/>
      <w:lang w:val="en-US" w:eastAsia="ar-SA"/>
    </w:rPr>
  </w:style>
  <w:style w:type="character" w:styleId="Emphasis">
    <w:name w:val="Emphasis"/>
    <w:qFormat/>
    <w:rsid w:val="000824E9"/>
    <w:rPr>
      <w:rFonts w:cs="Times New Roman"/>
      <w:i/>
      <w:iCs/>
    </w:rPr>
  </w:style>
  <w:style w:type="paragraph" w:styleId="NormalWeb">
    <w:name w:val="Normal (Web)"/>
    <w:basedOn w:val="Normal"/>
    <w:uiPriority w:val="99"/>
    <w:locked/>
    <w:rsid w:val="000824E9"/>
    <w:pPr>
      <w:spacing w:before="100" w:beforeAutospacing="1" w:after="100" w:afterAutospacing="1"/>
    </w:pPr>
    <w:rPr>
      <w:rFonts w:ascii="Times New Roman" w:hAnsi="Times New Roman"/>
      <w:sz w:val="24"/>
    </w:rPr>
  </w:style>
  <w:style w:type="character" w:customStyle="1" w:styleId="ListNumberChar">
    <w:name w:val="List Number Char"/>
    <w:link w:val="ListNumber"/>
    <w:locked/>
    <w:rsid w:val="000824E9"/>
    <w:rPr>
      <w:rFonts w:ascii="Calibri" w:hAnsi="Calibri"/>
      <w:color w:val="000000" w:themeColor="text1"/>
      <w:sz w:val="22"/>
      <w:szCs w:val="24"/>
      <w:lang w:val="en-US" w:eastAsia="en-US"/>
    </w:rPr>
  </w:style>
  <w:style w:type="character" w:customStyle="1" w:styleId="ListNumber4Char1">
    <w:name w:val="List Number 4 Char1"/>
    <w:link w:val="ListNumber4"/>
    <w:locked/>
    <w:rsid w:val="000824E9"/>
    <w:rPr>
      <w:rFonts w:ascii="Calibri" w:hAnsi="Calibri"/>
      <w:color w:val="000000" w:themeColor="text1"/>
      <w:sz w:val="22"/>
      <w:szCs w:val="24"/>
      <w:lang w:val="en-US" w:eastAsia="en-US"/>
    </w:rPr>
  </w:style>
  <w:style w:type="character" w:customStyle="1" w:styleId="CharChar23">
    <w:name w:val="Char Char23"/>
    <w:locked/>
    <w:rsid w:val="000824E9"/>
    <w:rPr>
      <w:rFonts w:ascii="Arial" w:hAnsi="Arial" w:cs="Arial"/>
      <w:b/>
      <w:bCs/>
      <w:color w:val="000080"/>
      <w:kern w:val="32"/>
      <w:sz w:val="32"/>
      <w:szCs w:val="32"/>
      <w:lang w:val="en-US" w:eastAsia="en-US" w:bidi="ar-SA"/>
    </w:rPr>
  </w:style>
  <w:style w:type="character" w:customStyle="1" w:styleId="CharChar14">
    <w:name w:val="Char Char14"/>
    <w:semiHidden/>
    <w:locked/>
    <w:rsid w:val="000824E9"/>
    <w:rPr>
      <w:rFonts w:ascii="Arial" w:hAnsi="Arial" w:cs="Times New Roman"/>
      <w:sz w:val="24"/>
      <w:szCs w:val="24"/>
    </w:rPr>
  </w:style>
  <w:style w:type="character" w:customStyle="1" w:styleId="CharChar11">
    <w:name w:val="Char Char11"/>
    <w:locked/>
    <w:rsid w:val="000824E9"/>
    <w:rPr>
      <w:rFonts w:ascii="Arial" w:hAnsi="Arial" w:cs="Times New Roman"/>
      <w:spacing w:val="-5"/>
      <w:lang w:val="en-US" w:eastAsia="ar-SA" w:bidi="ar-SA"/>
    </w:rPr>
  </w:style>
  <w:style w:type="character" w:customStyle="1" w:styleId="BodyTextKeepChar1">
    <w:name w:val="Body Text Keep Char1"/>
    <w:link w:val="BodyTextKeep"/>
    <w:locked/>
    <w:rsid w:val="000824E9"/>
    <w:rPr>
      <w:rFonts w:ascii="Calibri" w:hAnsi="Calibri"/>
      <w:color w:val="000000" w:themeColor="text1"/>
      <w:spacing w:val="-5"/>
      <w:sz w:val="22"/>
      <w:lang w:val="en-US" w:eastAsia="en-US"/>
    </w:rPr>
  </w:style>
  <w:style w:type="paragraph" w:customStyle="1" w:styleId="Header3">
    <w:name w:val="Header 3"/>
    <w:basedOn w:val="Heading3"/>
    <w:rsid w:val="000824E9"/>
    <w:pPr>
      <w:ind w:left="1287" w:hanging="720"/>
    </w:pPr>
  </w:style>
  <w:style w:type="character" w:customStyle="1" w:styleId="CharChar12">
    <w:name w:val="Char Char12"/>
    <w:locked/>
    <w:rsid w:val="000824E9"/>
    <w:rPr>
      <w:rFonts w:ascii="Arial" w:hAnsi="Arial" w:cs="Times New Roman"/>
      <w:spacing w:val="-5"/>
      <w:lang w:val="en-US" w:eastAsia="ar-SA" w:bidi="ar-SA"/>
    </w:rPr>
  </w:style>
  <w:style w:type="character" w:customStyle="1" w:styleId="Heading1Char">
    <w:name w:val="Heading 1 Char"/>
    <w:uiPriority w:val="9"/>
    <w:locked/>
    <w:rsid w:val="000824E9"/>
    <w:rPr>
      <w:rFonts w:ascii="Arial" w:hAnsi="Arial" w:cs="Arial"/>
      <w:b/>
      <w:bCs/>
      <w:color w:val="000080"/>
      <w:kern w:val="32"/>
      <w:sz w:val="32"/>
      <w:szCs w:val="32"/>
      <w:lang w:val="en-US" w:eastAsia="en-US" w:bidi="ar-SA"/>
    </w:rPr>
  </w:style>
  <w:style w:type="character" w:customStyle="1" w:styleId="Heading2Char">
    <w:name w:val="Heading 2 Char"/>
    <w:uiPriority w:val="9"/>
    <w:locked/>
    <w:rsid w:val="000824E9"/>
    <w:rPr>
      <w:rFonts w:ascii="Arial" w:hAnsi="Arial" w:cs="Arial"/>
      <w:b/>
      <w:iCs/>
      <w:color w:val="000080"/>
      <w:spacing w:val="-4"/>
      <w:kern w:val="32"/>
      <w:sz w:val="28"/>
      <w:szCs w:val="28"/>
      <w:lang w:val="en-US" w:eastAsia="en-US" w:bidi="ar-SA"/>
    </w:rPr>
  </w:style>
  <w:style w:type="character" w:customStyle="1" w:styleId="Heading3Char">
    <w:name w:val="Heading 3 Char"/>
    <w:uiPriority w:val="9"/>
    <w:locked/>
    <w:rsid w:val="000824E9"/>
    <w:rPr>
      <w:rFonts w:ascii="Arial" w:hAnsi="Arial" w:cs="Arial"/>
      <w:b/>
      <w:bCs/>
      <w:iCs/>
      <w:color w:val="FF6600"/>
      <w:kern w:val="32"/>
      <w:sz w:val="24"/>
      <w:szCs w:val="24"/>
      <w:lang w:val="en-US" w:eastAsia="en-US" w:bidi="ar-SA"/>
    </w:rPr>
  </w:style>
  <w:style w:type="character" w:customStyle="1" w:styleId="BodyTextChar">
    <w:name w:val="Body Text Char"/>
    <w:semiHidden/>
    <w:locked/>
    <w:rsid w:val="000824E9"/>
    <w:rPr>
      <w:rFonts w:ascii="Arial" w:hAnsi="Arial" w:cs="Times New Roman"/>
      <w:sz w:val="24"/>
      <w:szCs w:val="24"/>
    </w:rPr>
  </w:style>
  <w:style w:type="character" w:customStyle="1" w:styleId="HeaderChar">
    <w:name w:val="Header Char"/>
    <w:locked/>
    <w:rsid w:val="000824E9"/>
    <w:rPr>
      <w:rFonts w:ascii="Arial" w:hAnsi="Arial" w:cs="Times New Roman"/>
      <w:sz w:val="24"/>
      <w:szCs w:val="24"/>
    </w:rPr>
  </w:style>
  <w:style w:type="character" w:customStyle="1" w:styleId="FootnoteTextChar">
    <w:name w:val="Footnote Text Char"/>
    <w:locked/>
    <w:rsid w:val="000824E9"/>
    <w:rPr>
      <w:rFonts w:ascii="Arial" w:hAnsi="Arial" w:cs="Times New Roman"/>
      <w:spacing w:val="-5"/>
      <w:sz w:val="16"/>
      <w:lang w:val="en-US" w:eastAsia="ar-SA" w:bidi="ar-SA"/>
    </w:rPr>
  </w:style>
  <w:style w:type="character" w:customStyle="1" w:styleId="CommentTextChar1">
    <w:name w:val="Comment Text Char1"/>
    <w:locked/>
    <w:rsid w:val="000824E9"/>
    <w:rPr>
      <w:rFonts w:ascii="Arial" w:hAnsi="Arial" w:cs="Times New Roman"/>
      <w:spacing w:val="-5"/>
      <w:lang w:val="en-US" w:eastAsia="ar-SA" w:bidi="ar-SA"/>
    </w:rPr>
  </w:style>
  <w:style w:type="character" w:customStyle="1" w:styleId="ListNumber4Char">
    <w:name w:val="List Number 4 Char"/>
    <w:locked/>
    <w:rsid w:val="000824E9"/>
    <w:rPr>
      <w:rFonts w:ascii="Arial" w:hAnsi="Arial"/>
      <w:szCs w:val="24"/>
      <w:lang w:val="en-US" w:eastAsia="en-US" w:bidi="ar-SA"/>
    </w:rPr>
  </w:style>
  <w:style w:type="character" w:customStyle="1" w:styleId="headline1">
    <w:name w:val="headline_1"/>
    <w:basedOn w:val="DefaultParagraphFont"/>
    <w:rsid w:val="000824E9"/>
  </w:style>
  <w:style w:type="paragraph" w:styleId="TOCHeading">
    <w:name w:val="TOC Heading"/>
    <w:basedOn w:val="Heading1"/>
    <w:next w:val="Normal"/>
    <w:uiPriority w:val="39"/>
    <w:unhideWhenUsed/>
    <w:qFormat/>
    <w:rsid w:val="000824E9"/>
    <w:pPr>
      <w:keepNext/>
      <w:keepLines/>
      <w:pageBreakBefore w:val="0"/>
      <w:spacing w:after="0"/>
      <w:outlineLvl w:val="9"/>
    </w:pPr>
    <w:rPr>
      <w:rFonts w:ascii="Cambria" w:eastAsia="Times New Roman" w:hAnsi="Cambria" w:cs="Times New Roman"/>
      <w:color w:val="365F91"/>
    </w:rPr>
  </w:style>
  <w:style w:type="paragraph" w:styleId="ListParagraph">
    <w:name w:val="List Paragraph"/>
    <w:basedOn w:val="Normal"/>
    <w:uiPriority w:val="34"/>
    <w:qFormat/>
    <w:rsid w:val="000824E9"/>
    <w:pPr>
      <w:ind w:left="720"/>
      <w:contextualSpacing/>
    </w:pPr>
    <w:rPr>
      <w:rFonts w:eastAsia="Calibri"/>
      <w:szCs w:val="22"/>
      <w:lang w:val="it-IT" w:eastAsia="it-IT"/>
    </w:rPr>
  </w:style>
  <w:style w:type="paragraph" w:styleId="HTMLPreformatted">
    <w:name w:val="HTML Preformatted"/>
    <w:basedOn w:val="Normal"/>
    <w:link w:val="HTMLPreformattedChar"/>
    <w:uiPriority w:val="99"/>
    <w:unhideWhenUsed/>
    <w:locked/>
    <w:rsid w:val="00082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it-IT" w:eastAsia="it-IT"/>
    </w:rPr>
  </w:style>
  <w:style w:type="character" w:customStyle="1" w:styleId="HTMLPreformattedChar">
    <w:name w:val="HTML Preformatted Char"/>
    <w:link w:val="HTMLPreformatted"/>
    <w:uiPriority w:val="99"/>
    <w:rsid w:val="000824E9"/>
    <w:rPr>
      <w:rFonts w:ascii="Courier New" w:hAnsi="Courier New" w:cs="Courier New"/>
      <w:color w:val="000000" w:themeColor="text1"/>
      <w:sz w:val="22"/>
    </w:rPr>
  </w:style>
  <w:style w:type="character" w:customStyle="1" w:styleId="apple-converted-space">
    <w:name w:val="apple-converted-space"/>
    <w:rsid w:val="000824E9"/>
  </w:style>
  <w:style w:type="character" w:styleId="HTMLTypewriter">
    <w:name w:val="HTML Typewriter"/>
    <w:uiPriority w:val="99"/>
    <w:unhideWhenUsed/>
    <w:locked/>
    <w:rsid w:val="000824E9"/>
    <w:rPr>
      <w:rFonts w:ascii="Courier New" w:eastAsia="Times New Roman" w:hAnsi="Courier New" w:cs="Courier New"/>
      <w:sz w:val="20"/>
      <w:szCs w:val="20"/>
    </w:rPr>
  </w:style>
  <w:style w:type="table" w:styleId="LightShading-Accent1">
    <w:name w:val="Light Shading Accent 1"/>
    <w:basedOn w:val="TableNormal"/>
    <w:uiPriority w:val="60"/>
    <w:rsid w:val="000824E9"/>
    <w:pPr>
      <w:spacing w:after="0" w:line="240" w:lineRule="auto"/>
    </w:pPr>
    <w:rPr>
      <w:color w:val="810000" w:themeColor="accent1" w:themeShade="BF"/>
    </w:rPr>
    <w:tblPr>
      <w:tblStyleRowBandSize w:val="1"/>
      <w:tblStyleColBandSize w:val="1"/>
      <w:tblBorders>
        <w:top w:val="single" w:sz="8" w:space="0" w:color="AD0101" w:themeColor="accent1"/>
        <w:bottom w:val="single" w:sz="8" w:space="0" w:color="AD0101" w:themeColor="accent1"/>
      </w:tblBorders>
    </w:tblPr>
    <w:tblStylePr w:type="firstRow">
      <w:pPr>
        <w:spacing w:before="0" w:after="0" w:line="240" w:lineRule="auto"/>
      </w:pPr>
      <w:rPr>
        <w:b/>
        <w:bCs/>
      </w:rPr>
      <w:tblPr/>
      <w:tcPr>
        <w:tcBorders>
          <w:top w:val="single" w:sz="8" w:space="0" w:color="AD0101" w:themeColor="accent1"/>
          <w:left w:val="nil"/>
          <w:bottom w:val="single" w:sz="8" w:space="0" w:color="AD0101" w:themeColor="accent1"/>
          <w:right w:val="nil"/>
          <w:insideH w:val="nil"/>
          <w:insideV w:val="nil"/>
        </w:tcBorders>
      </w:tcPr>
    </w:tblStylePr>
    <w:tblStylePr w:type="lastRow">
      <w:pPr>
        <w:spacing w:before="0" w:after="0" w:line="240" w:lineRule="auto"/>
      </w:pPr>
      <w:rPr>
        <w:b/>
        <w:bCs/>
      </w:rPr>
      <w:tblPr/>
      <w:tcPr>
        <w:tcBorders>
          <w:top w:val="single" w:sz="8" w:space="0" w:color="AD0101" w:themeColor="accent1"/>
          <w:left w:val="nil"/>
          <w:bottom w:val="single" w:sz="8" w:space="0" w:color="AD010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CAC" w:themeFill="accent1" w:themeFillTint="3F"/>
      </w:tcPr>
    </w:tblStylePr>
    <w:tblStylePr w:type="band1Horz">
      <w:tblPr/>
      <w:tcPr>
        <w:tcBorders>
          <w:left w:val="nil"/>
          <w:right w:val="nil"/>
          <w:insideH w:val="nil"/>
          <w:insideV w:val="nil"/>
        </w:tcBorders>
        <w:shd w:val="clear" w:color="auto" w:fill="FEACAC" w:themeFill="accent1" w:themeFillTint="3F"/>
      </w:tcPr>
    </w:tblStylePr>
  </w:style>
  <w:style w:type="character" w:customStyle="1" w:styleId="sbrace">
    <w:name w:val="sbrace"/>
    <w:basedOn w:val="DefaultParagraphFont"/>
    <w:rsid w:val="000824E9"/>
  </w:style>
  <w:style w:type="character" w:customStyle="1" w:styleId="sobjectk">
    <w:name w:val="sobjectk"/>
    <w:basedOn w:val="DefaultParagraphFont"/>
    <w:rsid w:val="000824E9"/>
  </w:style>
  <w:style w:type="character" w:customStyle="1" w:styleId="scolon">
    <w:name w:val="scolon"/>
    <w:basedOn w:val="DefaultParagraphFont"/>
    <w:rsid w:val="000824E9"/>
  </w:style>
  <w:style w:type="character" w:customStyle="1" w:styleId="sobjectv">
    <w:name w:val="sobjectv"/>
    <w:basedOn w:val="DefaultParagraphFont"/>
    <w:rsid w:val="000824E9"/>
  </w:style>
  <w:style w:type="character" w:customStyle="1" w:styleId="scomma">
    <w:name w:val="scomma"/>
    <w:basedOn w:val="DefaultParagraphFont"/>
    <w:rsid w:val="000824E9"/>
  </w:style>
  <w:style w:type="character" w:customStyle="1" w:styleId="sbracket">
    <w:name w:val="sbracket"/>
    <w:basedOn w:val="DefaultParagraphFont"/>
    <w:rsid w:val="000824E9"/>
  </w:style>
  <w:style w:type="table" w:customStyle="1" w:styleId="TableGrid1">
    <w:name w:val="Table Grid1"/>
    <w:basedOn w:val="TableNormal"/>
    <w:next w:val="TableGrid"/>
    <w:uiPriority w:val="59"/>
    <w:rsid w:val="000824E9"/>
    <w:pPr>
      <w:spacing w:after="0" w:line="240" w:lineRule="auto"/>
    </w:pPr>
    <w:rPr>
      <w:lang w:val="en-US"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JsonCode">
    <w:name w:val="JsonCode"/>
    <w:basedOn w:val="TableNormal"/>
    <w:uiPriority w:val="99"/>
    <w:rsid w:val="000824E9"/>
    <w:pPr>
      <w:spacing w:after="0" w:line="240" w:lineRule="auto"/>
    </w:pPr>
    <w:rPr>
      <w:rFonts w:asciiTheme="minorHAnsi" w:hAnsiTheme="minorHAnsi"/>
    </w:rPr>
    <w:tblPr>
      <w:tblInd w:w="284" w:type="dxa"/>
    </w:tblPr>
    <w:tcPr>
      <w:shd w:val="pct10" w:color="auto" w:fill="auto"/>
    </w:tcPr>
  </w:style>
  <w:style w:type="table" w:customStyle="1" w:styleId="RuleTable">
    <w:name w:val="RuleTable"/>
    <w:basedOn w:val="TableNormal"/>
    <w:uiPriority w:val="99"/>
    <w:rsid w:val="000824E9"/>
    <w:pPr>
      <w:spacing w:after="0" w:line="240" w:lineRule="auto"/>
    </w:pPr>
    <w:tblPr>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BFBFBF" w:themeFill="background1" w:themeFillShade="BF"/>
      </w:tcPr>
    </w:tblStylePr>
  </w:style>
  <w:style w:type="table" w:customStyle="1" w:styleId="JsonRequest">
    <w:name w:val="JsonRequest"/>
    <w:basedOn w:val="TableNormal"/>
    <w:uiPriority w:val="99"/>
    <w:rsid w:val="000824E9"/>
    <w:pPr>
      <w:spacing w:after="0" w:line="240" w:lineRule="auto"/>
    </w:pPr>
    <w:tblPr>
      <w:tblStyleRowBandSize w:val="1"/>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character" w:customStyle="1" w:styleId="UnresolvedMention1">
    <w:name w:val="Unresolved Mention1"/>
    <w:basedOn w:val="DefaultParagraphFont"/>
    <w:uiPriority w:val="99"/>
    <w:semiHidden/>
    <w:unhideWhenUsed/>
    <w:rsid w:val="00282F04"/>
    <w:rPr>
      <w:color w:val="808080"/>
      <w:shd w:val="clear" w:color="auto" w:fill="E6E6E6"/>
    </w:rPr>
  </w:style>
  <w:style w:type="character" w:styleId="UnresolvedMention">
    <w:name w:val="Unresolved Mention"/>
    <w:basedOn w:val="DefaultParagraphFont"/>
    <w:uiPriority w:val="99"/>
    <w:semiHidden/>
    <w:unhideWhenUsed/>
    <w:rsid w:val="000824E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13239266">
      <w:bodyDiv w:val="1"/>
      <w:marLeft w:val="0"/>
      <w:marRight w:val="0"/>
      <w:marTop w:val="0"/>
      <w:marBottom w:val="0"/>
      <w:divBdr>
        <w:top w:val="none" w:sz="0" w:space="0" w:color="auto"/>
        <w:left w:val="none" w:sz="0" w:space="0" w:color="auto"/>
        <w:bottom w:val="none" w:sz="0" w:space="0" w:color="auto"/>
        <w:right w:val="none" w:sz="0" w:space="0" w:color="auto"/>
      </w:divBdr>
    </w:div>
    <w:div w:id="223761070">
      <w:bodyDiv w:val="1"/>
      <w:marLeft w:val="0"/>
      <w:marRight w:val="0"/>
      <w:marTop w:val="0"/>
      <w:marBottom w:val="0"/>
      <w:divBdr>
        <w:top w:val="none" w:sz="0" w:space="0" w:color="auto"/>
        <w:left w:val="none" w:sz="0" w:space="0" w:color="auto"/>
        <w:bottom w:val="none" w:sz="0" w:space="0" w:color="auto"/>
        <w:right w:val="none" w:sz="0" w:space="0" w:color="auto"/>
      </w:divBdr>
    </w:div>
    <w:div w:id="236063520">
      <w:bodyDiv w:val="1"/>
      <w:marLeft w:val="0"/>
      <w:marRight w:val="0"/>
      <w:marTop w:val="0"/>
      <w:marBottom w:val="0"/>
      <w:divBdr>
        <w:top w:val="none" w:sz="0" w:space="0" w:color="auto"/>
        <w:left w:val="none" w:sz="0" w:space="0" w:color="auto"/>
        <w:bottom w:val="none" w:sz="0" w:space="0" w:color="auto"/>
        <w:right w:val="none" w:sz="0" w:space="0" w:color="auto"/>
      </w:divBdr>
    </w:div>
    <w:div w:id="308831054">
      <w:bodyDiv w:val="1"/>
      <w:marLeft w:val="0"/>
      <w:marRight w:val="0"/>
      <w:marTop w:val="0"/>
      <w:marBottom w:val="0"/>
      <w:divBdr>
        <w:top w:val="none" w:sz="0" w:space="0" w:color="auto"/>
        <w:left w:val="none" w:sz="0" w:space="0" w:color="auto"/>
        <w:bottom w:val="none" w:sz="0" w:space="0" w:color="auto"/>
        <w:right w:val="none" w:sz="0" w:space="0" w:color="auto"/>
      </w:divBdr>
    </w:div>
    <w:div w:id="437066976">
      <w:bodyDiv w:val="1"/>
      <w:marLeft w:val="0"/>
      <w:marRight w:val="0"/>
      <w:marTop w:val="0"/>
      <w:marBottom w:val="0"/>
      <w:divBdr>
        <w:top w:val="none" w:sz="0" w:space="0" w:color="auto"/>
        <w:left w:val="none" w:sz="0" w:space="0" w:color="auto"/>
        <w:bottom w:val="none" w:sz="0" w:space="0" w:color="auto"/>
        <w:right w:val="none" w:sz="0" w:space="0" w:color="auto"/>
      </w:divBdr>
    </w:div>
    <w:div w:id="453256168">
      <w:bodyDiv w:val="1"/>
      <w:marLeft w:val="0"/>
      <w:marRight w:val="0"/>
      <w:marTop w:val="0"/>
      <w:marBottom w:val="0"/>
      <w:divBdr>
        <w:top w:val="none" w:sz="0" w:space="0" w:color="auto"/>
        <w:left w:val="none" w:sz="0" w:space="0" w:color="auto"/>
        <w:bottom w:val="none" w:sz="0" w:space="0" w:color="auto"/>
        <w:right w:val="none" w:sz="0" w:space="0" w:color="auto"/>
      </w:divBdr>
    </w:div>
    <w:div w:id="462042891">
      <w:bodyDiv w:val="1"/>
      <w:marLeft w:val="0"/>
      <w:marRight w:val="0"/>
      <w:marTop w:val="0"/>
      <w:marBottom w:val="0"/>
      <w:divBdr>
        <w:top w:val="none" w:sz="0" w:space="0" w:color="auto"/>
        <w:left w:val="none" w:sz="0" w:space="0" w:color="auto"/>
        <w:bottom w:val="none" w:sz="0" w:space="0" w:color="auto"/>
        <w:right w:val="none" w:sz="0" w:space="0" w:color="auto"/>
      </w:divBdr>
    </w:div>
    <w:div w:id="523246949">
      <w:bodyDiv w:val="1"/>
      <w:marLeft w:val="0"/>
      <w:marRight w:val="0"/>
      <w:marTop w:val="0"/>
      <w:marBottom w:val="0"/>
      <w:divBdr>
        <w:top w:val="none" w:sz="0" w:space="0" w:color="auto"/>
        <w:left w:val="none" w:sz="0" w:space="0" w:color="auto"/>
        <w:bottom w:val="none" w:sz="0" w:space="0" w:color="auto"/>
        <w:right w:val="none" w:sz="0" w:space="0" w:color="auto"/>
      </w:divBdr>
    </w:div>
    <w:div w:id="563686603">
      <w:bodyDiv w:val="1"/>
      <w:marLeft w:val="0"/>
      <w:marRight w:val="0"/>
      <w:marTop w:val="0"/>
      <w:marBottom w:val="0"/>
      <w:divBdr>
        <w:top w:val="none" w:sz="0" w:space="0" w:color="auto"/>
        <w:left w:val="none" w:sz="0" w:space="0" w:color="auto"/>
        <w:bottom w:val="none" w:sz="0" w:space="0" w:color="auto"/>
        <w:right w:val="none" w:sz="0" w:space="0" w:color="auto"/>
      </w:divBdr>
    </w:div>
    <w:div w:id="577250673">
      <w:bodyDiv w:val="1"/>
      <w:marLeft w:val="0"/>
      <w:marRight w:val="0"/>
      <w:marTop w:val="0"/>
      <w:marBottom w:val="0"/>
      <w:divBdr>
        <w:top w:val="none" w:sz="0" w:space="0" w:color="auto"/>
        <w:left w:val="none" w:sz="0" w:space="0" w:color="auto"/>
        <w:bottom w:val="none" w:sz="0" w:space="0" w:color="auto"/>
        <w:right w:val="none" w:sz="0" w:space="0" w:color="auto"/>
      </w:divBdr>
    </w:div>
    <w:div w:id="684555704">
      <w:bodyDiv w:val="1"/>
      <w:marLeft w:val="0"/>
      <w:marRight w:val="0"/>
      <w:marTop w:val="0"/>
      <w:marBottom w:val="0"/>
      <w:divBdr>
        <w:top w:val="none" w:sz="0" w:space="0" w:color="auto"/>
        <w:left w:val="none" w:sz="0" w:space="0" w:color="auto"/>
        <w:bottom w:val="none" w:sz="0" w:space="0" w:color="auto"/>
        <w:right w:val="none" w:sz="0" w:space="0" w:color="auto"/>
      </w:divBdr>
    </w:div>
    <w:div w:id="721172780">
      <w:bodyDiv w:val="1"/>
      <w:marLeft w:val="0"/>
      <w:marRight w:val="0"/>
      <w:marTop w:val="0"/>
      <w:marBottom w:val="0"/>
      <w:divBdr>
        <w:top w:val="none" w:sz="0" w:space="0" w:color="auto"/>
        <w:left w:val="none" w:sz="0" w:space="0" w:color="auto"/>
        <w:bottom w:val="none" w:sz="0" w:space="0" w:color="auto"/>
        <w:right w:val="none" w:sz="0" w:space="0" w:color="auto"/>
      </w:divBdr>
    </w:div>
    <w:div w:id="727192017">
      <w:bodyDiv w:val="1"/>
      <w:marLeft w:val="0"/>
      <w:marRight w:val="0"/>
      <w:marTop w:val="0"/>
      <w:marBottom w:val="0"/>
      <w:divBdr>
        <w:top w:val="none" w:sz="0" w:space="0" w:color="auto"/>
        <w:left w:val="none" w:sz="0" w:space="0" w:color="auto"/>
        <w:bottom w:val="none" w:sz="0" w:space="0" w:color="auto"/>
        <w:right w:val="none" w:sz="0" w:space="0" w:color="auto"/>
      </w:divBdr>
    </w:div>
    <w:div w:id="747309597">
      <w:bodyDiv w:val="1"/>
      <w:marLeft w:val="0"/>
      <w:marRight w:val="0"/>
      <w:marTop w:val="0"/>
      <w:marBottom w:val="0"/>
      <w:divBdr>
        <w:top w:val="none" w:sz="0" w:space="0" w:color="auto"/>
        <w:left w:val="none" w:sz="0" w:space="0" w:color="auto"/>
        <w:bottom w:val="none" w:sz="0" w:space="0" w:color="auto"/>
        <w:right w:val="none" w:sz="0" w:space="0" w:color="auto"/>
      </w:divBdr>
      <w:divsChild>
        <w:div w:id="1003707056">
          <w:marLeft w:val="0"/>
          <w:marRight w:val="0"/>
          <w:marTop w:val="0"/>
          <w:marBottom w:val="0"/>
          <w:divBdr>
            <w:top w:val="none" w:sz="0" w:space="0" w:color="auto"/>
            <w:left w:val="none" w:sz="0" w:space="0" w:color="auto"/>
            <w:bottom w:val="none" w:sz="0" w:space="0" w:color="auto"/>
            <w:right w:val="none" w:sz="0" w:space="0" w:color="auto"/>
          </w:divBdr>
        </w:div>
      </w:divsChild>
    </w:div>
    <w:div w:id="794373209">
      <w:bodyDiv w:val="1"/>
      <w:marLeft w:val="0"/>
      <w:marRight w:val="0"/>
      <w:marTop w:val="0"/>
      <w:marBottom w:val="0"/>
      <w:divBdr>
        <w:top w:val="none" w:sz="0" w:space="0" w:color="auto"/>
        <w:left w:val="none" w:sz="0" w:space="0" w:color="auto"/>
        <w:bottom w:val="none" w:sz="0" w:space="0" w:color="auto"/>
        <w:right w:val="none" w:sz="0" w:space="0" w:color="auto"/>
      </w:divBdr>
    </w:div>
    <w:div w:id="804004053">
      <w:bodyDiv w:val="1"/>
      <w:marLeft w:val="0"/>
      <w:marRight w:val="0"/>
      <w:marTop w:val="0"/>
      <w:marBottom w:val="0"/>
      <w:divBdr>
        <w:top w:val="none" w:sz="0" w:space="0" w:color="auto"/>
        <w:left w:val="none" w:sz="0" w:space="0" w:color="auto"/>
        <w:bottom w:val="none" w:sz="0" w:space="0" w:color="auto"/>
        <w:right w:val="none" w:sz="0" w:space="0" w:color="auto"/>
      </w:divBdr>
    </w:div>
    <w:div w:id="1138691747">
      <w:bodyDiv w:val="1"/>
      <w:marLeft w:val="0"/>
      <w:marRight w:val="0"/>
      <w:marTop w:val="0"/>
      <w:marBottom w:val="0"/>
      <w:divBdr>
        <w:top w:val="none" w:sz="0" w:space="0" w:color="auto"/>
        <w:left w:val="none" w:sz="0" w:space="0" w:color="auto"/>
        <w:bottom w:val="none" w:sz="0" w:space="0" w:color="auto"/>
        <w:right w:val="none" w:sz="0" w:space="0" w:color="auto"/>
      </w:divBdr>
    </w:div>
    <w:div w:id="1143540747">
      <w:bodyDiv w:val="1"/>
      <w:marLeft w:val="0"/>
      <w:marRight w:val="0"/>
      <w:marTop w:val="0"/>
      <w:marBottom w:val="0"/>
      <w:divBdr>
        <w:top w:val="none" w:sz="0" w:space="0" w:color="auto"/>
        <w:left w:val="none" w:sz="0" w:space="0" w:color="auto"/>
        <w:bottom w:val="none" w:sz="0" w:space="0" w:color="auto"/>
        <w:right w:val="none" w:sz="0" w:space="0" w:color="auto"/>
      </w:divBdr>
    </w:div>
    <w:div w:id="1148396064">
      <w:bodyDiv w:val="1"/>
      <w:marLeft w:val="0"/>
      <w:marRight w:val="0"/>
      <w:marTop w:val="0"/>
      <w:marBottom w:val="0"/>
      <w:divBdr>
        <w:top w:val="none" w:sz="0" w:space="0" w:color="auto"/>
        <w:left w:val="none" w:sz="0" w:space="0" w:color="auto"/>
        <w:bottom w:val="none" w:sz="0" w:space="0" w:color="auto"/>
        <w:right w:val="none" w:sz="0" w:space="0" w:color="auto"/>
      </w:divBdr>
    </w:div>
    <w:div w:id="1155075782">
      <w:bodyDiv w:val="1"/>
      <w:marLeft w:val="0"/>
      <w:marRight w:val="0"/>
      <w:marTop w:val="0"/>
      <w:marBottom w:val="0"/>
      <w:divBdr>
        <w:top w:val="none" w:sz="0" w:space="0" w:color="auto"/>
        <w:left w:val="none" w:sz="0" w:space="0" w:color="auto"/>
        <w:bottom w:val="none" w:sz="0" w:space="0" w:color="auto"/>
        <w:right w:val="none" w:sz="0" w:space="0" w:color="auto"/>
      </w:divBdr>
    </w:div>
    <w:div w:id="1163012082">
      <w:bodyDiv w:val="1"/>
      <w:marLeft w:val="0"/>
      <w:marRight w:val="0"/>
      <w:marTop w:val="0"/>
      <w:marBottom w:val="0"/>
      <w:divBdr>
        <w:top w:val="none" w:sz="0" w:space="0" w:color="auto"/>
        <w:left w:val="none" w:sz="0" w:space="0" w:color="auto"/>
        <w:bottom w:val="none" w:sz="0" w:space="0" w:color="auto"/>
        <w:right w:val="none" w:sz="0" w:space="0" w:color="auto"/>
      </w:divBdr>
    </w:div>
    <w:div w:id="1174763283">
      <w:bodyDiv w:val="1"/>
      <w:marLeft w:val="0"/>
      <w:marRight w:val="0"/>
      <w:marTop w:val="0"/>
      <w:marBottom w:val="0"/>
      <w:divBdr>
        <w:top w:val="none" w:sz="0" w:space="0" w:color="auto"/>
        <w:left w:val="none" w:sz="0" w:space="0" w:color="auto"/>
        <w:bottom w:val="none" w:sz="0" w:space="0" w:color="auto"/>
        <w:right w:val="none" w:sz="0" w:space="0" w:color="auto"/>
      </w:divBdr>
    </w:div>
    <w:div w:id="1305893350">
      <w:bodyDiv w:val="1"/>
      <w:marLeft w:val="0"/>
      <w:marRight w:val="0"/>
      <w:marTop w:val="0"/>
      <w:marBottom w:val="0"/>
      <w:divBdr>
        <w:top w:val="none" w:sz="0" w:space="0" w:color="auto"/>
        <w:left w:val="none" w:sz="0" w:space="0" w:color="auto"/>
        <w:bottom w:val="none" w:sz="0" w:space="0" w:color="auto"/>
        <w:right w:val="none" w:sz="0" w:space="0" w:color="auto"/>
      </w:divBdr>
    </w:div>
    <w:div w:id="1319573490">
      <w:bodyDiv w:val="1"/>
      <w:marLeft w:val="0"/>
      <w:marRight w:val="0"/>
      <w:marTop w:val="0"/>
      <w:marBottom w:val="0"/>
      <w:divBdr>
        <w:top w:val="none" w:sz="0" w:space="0" w:color="auto"/>
        <w:left w:val="none" w:sz="0" w:space="0" w:color="auto"/>
        <w:bottom w:val="none" w:sz="0" w:space="0" w:color="auto"/>
        <w:right w:val="none" w:sz="0" w:space="0" w:color="auto"/>
      </w:divBdr>
    </w:div>
    <w:div w:id="1373459891">
      <w:bodyDiv w:val="1"/>
      <w:marLeft w:val="0"/>
      <w:marRight w:val="0"/>
      <w:marTop w:val="0"/>
      <w:marBottom w:val="0"/>
      <w:divBdr>
        <w:top w:val="none" w:sz="0" w:space="0" w:color="auto"/>
        <w:left w:val="none" w:sz="0" w:space="0" w:color="auto"/>
        <w:bottom w:val="none" w:sz="0" w:space="0" w:color="auto"/>
        <w:right w:val="none" w:sz="0" w:space="0" w:color="auto"/>
      </w:divBdr>
    </w:div>
    <w:div w:id="1438137337">
      <w:bodyDiv w:val="1"/>
      <w:marLeft w:val="0"/>
      <w:marRight w:val="0"/>
      <w:marTop w:val="0"/>
      <w:marBottom w:val="0"/>
      <w:divBdr>
        <w:top w:val="none" w:sz="0" w:space="0" w:color="auto"/>
        <w:left w:val="none" w:sz="0" w:space="0" w:color="auto"/>
        <w:bottom w:val="none" w:sz="0" w:space="0" w:color="auto"/>
        <w:right w:val="none" w:sz="0" w:space="0" w:color="auto"/>
      </w:divBdr>
    </w:div>
    <w:div w:id="1503819630">
      <w:bodyDiv w:val="1"/>
      <w:marLeft w:val="0"/>
      <w:marRight w:val="0"/>
      <w:marTop w:val="0"/>
      <w:marBottom w:val="0"/>
      <w:divBdr>
        <w:top w:val="none" w:sz="0" w:space="0" w:color="auto"/>
        <w:left w:val="none" w:sz="0" w:space="0" w:color="auto"/>
        <w:bottom w:val="none" w:sz="0" w:space="0" w:color="auto"/>
        <w:right w:val="none" w:sz="0" w:space="0" w:color="auto"/>
      </w:divBdr>
    </w:div>
    <w:div w:id="1572738457">
      <w:bodyDiv w:val="1"/>
      <w:marLeft w:val="0"/>
      <w:marRight w:val="0"/>
      <w:marTop w:val="0"/>
      <w:marBottom w:val="0"/>
      <w:divBdr>
        <w:top w:val="none" w:sz="0" w:space="0" w:color="auto"/>
        <w:left w:val="none" w:sz="0" w:space="0" w:color="auto"/>
        <w:bottom w:val="none" w:sz="0" w:space="0" w:color="auto"/>
        <w:right w:val="none" w:sz="0" w:space="0" w:color="auto"/>
      </w:divBdr>
    </w:div>
    <w:div w:id="1586301929">
      <w:bodyDiv w:val="1"/>
      <w:marLeft w:val="0"/>
      <w:marRight w:val="0"/>
      <w:marTop w:val="0"/>
      <w:marBottom w:val="0"/>
      <w:divBdr>
        <w:top w:val="none" w:sz="0" w:space="0" w:color="auto"/>
        <w:left w:val="none" w:sz="0" w:space="0" w:color="auto"/>
        <w:bottom w:val="none" w:sz="0" w:space="0" w:color="auto"/>
        <w:right w:val="none" w:sz="0" w:space="0" w:color="auto"/>
      </w:divBdr>
    </w:div>
    <w:div w:id="1684236724">
      <w:bodyDiv w:val="1"/>
      <w:marLeft w:val="0"/>
      <w:marRight w:val="0"/>
      <w:marTop w:val="0"/>
      <w:marBottom w:val="0"/>
      <w:divBdr>
        <w:top w:val="none" w:sz="0" w:space="0" w:color="auto"/>
        <w:left w:val="none" w:sz="0" w:space="0" w:color="auto"/>
        <w:bottom w:val="none" w:sz="0" w:space="0" w:color="auto"/>
        <w:right w:val="none" w:sz="0" w:space="0" w:color="auto"/>
      </w:divBdr>
    </w:div>
    <w:div w:id="1743410780">
      <w:bodyDiv w:val="1"/>
      <w:marLeft w:val="0"/>
      <w:marRight w:val="0"/>
      <w:marTop w:val="0"/>
      <w:marBottom w:val="0"/>
      <w:divBdr>
        <w:top w:val="none" w:sz="0" w:space="0" w:color="auto"/>
        <w:left w:val="none" w:sz="0" w:space="0" w:color="auto"/>
        <w:bottom w:val="none" w:sz="0" w:space="0" w:color="auto"/>
        <w:right w:val="none" w:sz="0" w:space="0" w:color="auto"/>
      </w:divBdr>
    </w:div>
    <w:div w:id="1779989122">
      <w:bodyDiv w:val="1"/>
      <w:marLeft w:val="0"/>
      <w:marRight w:val="0"/>
      <w:marTop w:val="0"/>
      <w:marBottom w:val="0"/>
      <w:divBdr>
        <w:top w:val="none" w:sz="0" w:space="0" w:color="auto"/>
        <w:left w:val="none" w:sz="0" w:space="0" w:color="auto"/>
        <w:bottom w:val="none" w:sz="0" w:space="0" w:color="auto"/>
        <w:right w:val="none" w:sz="0" w:space="0" w:color="auto"/>
      </w:divBdr>
      <w:divsChild>
        <w:div w:id="887379763">
          <w:marLeft w:val="0"/>
          <w:marRight w:val="0"/>
          <w:marTop w:val="0"/>
          <w:marBottom w:val="0"/>
          <w:divBdr>
            <w:top w:val="none" w:sz="0" w:space="0" w:color="auto"/>
            <w:left w:val="none" w:sz="0" w:space="0" w:color="auto"/>
            <w:bottom w:val="none" w:sz="0" w:space="0" w:color="auto"/>
            <w:right w:val="none" w:sz="0" w:space="0" w:color="auto"/>
          </w:divBdr>
          <w:divsChild>
            <w:div w:id="115148628">
              <w:marLeft w:val="0"/>
              <w:marRight w:val="0"/>
              <w:marTop w:val="0"/>
              <w:marBottom w:val="0"/>
              <w:divBdr>
                <w:top w:val="none" w:sz="0" w:space="0" w:color="auto"/>
                <w:left w:val="none" w:sz="0" w:space="0" w:color="auto"/>
                <w:bottom w:val="none" w:sz="0" w:space="0" w:color="auto"/>
                <w:right w:val="none" w:sz="0" w:space="0" w:color="auto"/>
              </w:divBdr>
            </w:div>
            <w:div w:id="161238363">
              <w:marLeft w:val="0"/>
              <w:marRight w:val="0"/>
              <w:marTop w:val="0"/>
              <w:marBottom w:val="0"/>
              <w:divBdr>
                <w:top w:val="none" w:sz="0" w:space="0" w:color="auto"/>
                <w:left w:val="none" w:sz="0" w:space="0" w:color="auto"/>
                <w:bottom w:val="none" w:sz="0" w:space="0" w:color="auto"/>
                <w:right w:val="none" w:sz="0" w:space="0" w:color="auto"/>
              </w:divBdr>
            </w:div>
            <w:div w:id="1014962792">
              <w:marLeft w:val="0"/>
              <w:marRight w:val="0"/>
              <w:marTop w:val="0"/>
              <w:marBottom w:val="0"/>
              <w:divBdr>
                <w:top w:val="none" w:sz="0" w:space="0" w:color="auto"/>
                <w:left w:val="none" w:sz="0" w:space="0" w:color="auto"/>
                <w:bottom w:val="none" w:sz="0" w:space="0" w:color="auto"/>
                <w:right w:val="none" w:sz="0" w:space="0" w:color="auto"/>
              </w:divBdr>
            </w:div>
            <w:div w:id="1531991332">
              <w:marLeft w:val="0"/>
              <w:marRight w:val="0"/>
              <w:marTop w:val="0"/>
              <w:marBottom w:val="0"/>
              <w:divBdr>
                <w:top w:val="none" w:sz="0" w:space="0" w:color="auto"/>
                <w:left w:val="none" w:sz="0" w:space="0" w:color="auto"/>
                <w:bottom w:val="none" w:sz="0" w:space="0" w:color="auto"/>
                <w:right w:val="none" w:sz="0" w:space="0" w:color="auto"/>
              </w:divBdr>
            </w:div>
            <w:div w:id="1709331752">
              <w:marLeft w:val="0"/>
              <w:marRight w:val="0"/>
              <w:marTop w:val="0"/>
              <w:marBottom w:val="0"/>
              <w:divBdr>
                <w:top w:val="none" w:sz="0" w:space="0" w:color="auto"/>
                <w:left w:val="none" w:sz="0" w:space="0" w:color="auto"/>
                <w:bottom w:val="none" w:sz="0" w:space="0" w:color="auto"/>
                <w:right w:val="none" w:sz="0" w:space="0" w:color="auto"/>
              </w:divBdr>
            </w:div>
            <w:div w:id="201838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7861">
      <w:bodyDiv w:val="1"/>
      <w:marLeft w:val="0"/>
      <w:marRight w:val="0"/>
      <w:marTop w:val="0"/>
      <w:marBottom w:val="0"/>
      <w:divBdr>
        <w:top w:val="none" w:sz="0" w:space="0" w:color="auto"/>
        <w:left w:val="none" w:sz="0" w:space="0" w:color="auto"/>
        <w:bottom w:val="none" w:sz="0" w:space="0" w:color="auto"/>
        <w:right w:val="none" w:sz="0" w:space="0" w:color="auto"/>
      </w:divBdr>
    </w:div>
    <w:div w:id="1840775792">
      <w:bodyDiv w:val="1"/>
      <w:marLeft w:val="0"/>
      <w:marRight w:val="0"/>
      <w:marTop w:val="0"/>
      <w:marBottom w:val="0"/>
      <w:divBdr>
        <w:top w:val="none" w:sz="0" w:space="0" w:color="auto"/>
        <w:left w:val="none" w:sz="0" w:space="0" w:color="auto"/>
        <w:bottom w:val="none" w:sz="0" w:space="0" w:color="auto"/>
        <w:right w:val="none" w:sz="0" w:space="0" w:color="auto"/>
      </w:divBdr>
    </w:div>
    <w:div w:id="1847331095">
      <w:bodyDiv w:val="1"/>
      <w:marLeft w:val="0"/>
      <w:marRight w:val="0"/>
      <w:marTop w:val="0"/>
      <w:marBottom w:val="0"/>
      <w:divBdr>
        <w:top w:val="none" w:sz="0" w:space="0" w:color="auto"/>
        <w:left w:val="none" w:sz="0" w:space="0" w:color="auto"/>
        <w:bottom w:val="none" w:sz="0" w:space="0" w:color="auto"/>
        <w:right w:val="none" w:sz="0" w:space="0" w:color="auto"/>
      </w:divBdr>
    </w:div>
    <w:div w:id="1959598971">
      <w:bodyDiv w:val="1"/>
      <w:marLeft w:val="0"/>
      <w:marRight w:val="0"/>
      <w:marTop w:val="0"/>
      <w:marBottom w:val="0"/>
      <w:divBdr>
        <w:top w:val="none" w:sz="0" w:space="0" w:color="auto"/>
        <w:left w:val="none" w:sz="0" w:space="0" w:color="auto"/>
        <w:bottom w:val="none" w:sz="0" w:space="0" w:color="auto"/>
        <w:right w:val="none" w:sz="0" w:space="0" w:color="auto"/>
      </w:divBdr>
    </w:div>
    <w:div w:id="2012096606">
      <w:bodyDiv w:val="1"/>
      <w:marLeft w:val="0"/>
      <w:marRight w:val="0"/>
      <w:marTop w:val="0"/>
      <w:marBottom w:val="0"/>
      <w:divBdr>
        <w:top w:val="none" w:sz="0" w:space="0" w:color="auto"/>
        <w:left w:val="none" w:sz="0" w:space="0" w:color="auto"/>
        <w:bottom w:val="none" w:sz="0" w:space="0" w:color="auto"/>
        <w:right w:val="none" w:sz="0" w:space="0" w:color="auto"/>
      </w:divBdr>
      <w:divsChild>
        <w:div w:id="1751540843">
          <w:marLeft w:val="0"/>
          <w:marRight w:val="0"/>
          <w:marTop w:val="0"/>
          <w:marBottom w:val="0"/>
          <w:divBdr>
            <w:top w:val="none" w:sz="0" w:space="0" w:color="auto"/>
            <w:left w:val="none" w:sz="0" w:space="0" w:color="auto"/>
            <w:bottom w:val="none" w:sz="0" w:space="0" w:color="auto"/>
            <w:right w:val="none" w:sz="0" w:space="0" w:color="auto"/>
          </w:divBdr>
          <w:divsChild>
            <w:div w:id="2131630188">
              <w:marLeft w:val="0"/>
              <w:marRight w:val="0"/>
              <w:marTop w:val="0"/>
              <w:marBottom w:val="0"/>
              <w:divBdr>
                <w:top w:val="none" w:sz="0" w:space="0" w:color="auto"/>
                <w:left w:val="none" w:sz="0" w:space="0" w:color="auto"/>
                <w:bottom w:val="none" w:sz="0" w:space="0" w:color="auto"/>
                <w:right w:val="none" w:sz="0" w:space="0" w:color="auto"/>
              </w:divBdr>
              <w:divsChild>
                <w:div w:id="1303466847">
                  <w:marLeft w:val="0"/>
                  <w:marRight w:val="0"/>
                  <w:marTop w:val="0"/>
                  <w:marBottom w:val="0"/>
                  <w:divBdr>
                    <w:top w:val="none" w:sz="0" w:space="0" w:color="auto"/>
                    <w:left w:val="none" w:sz="0" w:space="0" w:color="auto"/>
                    <w:bottom w:val="none" w:sz="0" w:space="0" w:color="auto"/>
                    <w:right w:val="none" w:sz="0" w:space="0" w:color="auto"/>
                  </w:divBdr>
                  <w:divsChild>
                    <w:div w:id="4538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41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footer" Target="footer1.xml"/><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pgauthier@tmforum.org"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header" Target="header2.xml"/><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www.tmforum.org/" TargetMode="External"/><Relationship Id="rId19" Type="http://schemas.openxmlformats.org/officeDocument/2006/relationships/image" Target="media/image9.png"/><Relationship Id="rId31" Type="http://schemas.openxmlformats.org/officeDocument/2006/relationships/hyperlink" Target="mailto:Jonathan.Goldberg@amdocs.com" TargetMode="External"/><Relationship Id="rId4" Type="http://schemas.openxmlformats.org/officeDocument/2006/relationships/styles" Target="styles.xml"/><Relationship Id="rId9" Type="http://schemas.openxmlformats.org/officeDocument/2006/relationships/hyperlink" Target="http://www.tmforum.org/IPRPolicy/11525/home.html" TargetMode="Externa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hyperlink" Target="mailto:Jonathan.Goldberg@amdocs.com" TargetMode="Externa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_rels/header4.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HANG\Documents\APG%20SM\Industry%20Standards\TMF%20Open%20API\V18\Consistency\Tooling\working-apis\GLOBAL\templates\Open%20API%20Spec%20word%20templat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NewsPrint">
  <a:themeElements>
    <a:clrScheme name="NewsPrint">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NewsPrint">
      <a:fillStyleLst>
        <a:solidFill>
          <a:schemeClr val="phClr"/>
        </a:solidFill>
        <a:gradFill rotWithShape="1">
          <a:gsLst>
            <a:gs pos="0">
              <a:schemeClr val="phClr">
                <a:tint val="37000"/>
                <a:hueMod val="100000"/>
                <a:satMod val="200000"/>
                <a:lumMod val="88000"/>
              </a:schemeClr>
            </a:gs>
            <a:gs pos="100000">
              <a:schemeClr val="phClr">
                <a:tint val="53000"/>
                <a:shade val="100000"/>
                <a:hueMod val="100000"/>
                <a:satMod val="350000"/>
                <a:lumMod val="79000"/>
              </a:schemeClr>
            </a:gs>
          </a:gsLst>
          <a:lin ang="5400000" scaled="1"/>
        </a:gradFill>
        <a:gradFill rotWithShape="1">
          <a:gsLst>
            <a:gs pos="0">
              <a:schemeClr val="phClr">
                <a:tint val="83000"/>
                <a:shade val="100000"/>
                <a:alpha val="100000"/>
                <a:hueMod val="100000"/>
                <a:satMod val="220000"/>
                <a:lumMod val="90000"/>
              </a:schemeClr>
            </a:gs>
            <a:gs pos="76000">
              <a:schemeClr val="phClr">
                <a:shade val="100000"/>
              </a:schemeClr>
            </a:gs>
            <a:gs pos="100000">
              <a:schemeClr val="phClr">
                <a:shade val="93000"/>
                <a:alpha val="100000"/>
                <a:satMod val="100000"/>
                <a:lumMod val="93000"/>
              </a:schemeClr>
            </a:gs>
          </a:gsLst>
          <a:path path="circle">
            <a:fillToRect l="15000" t="15000" r="100000" b="100000"/>
          </a:path>
        </a:gradFill>
      </a:fillStyleLst>
      <a:lnStyleLst>
        <a:ln w="15875" cap="flat" cmpd="sng" algn="ctr">
          <a:solidFill>
            <a:schemeClr val="phClr"/>
          </a:solidFill>
          <a:prstDash val="solid"/>
        </a:ln>
        <a:ln w="22225" cap="flat" cmpd="sng" algn="ctr">
          <a:solidFill>
            <a:schemeClr val="phClr"/>
          </a:solidFill>
          <a:prstDash val="solid"/>
        </a:ln>
        <a:ln w="34925" cap="flat" cmpd="sng" algn="ctr">
          <a:solidFill>
            <a:schemeClr val="phClr"/>
          </a:solidFill>
          <a:prstDash val="solid"/>
        </a:ln>
      </a:lnStyleLst>
      <a:effectStyleLst>
        <a:effectStyle>
          <a:effectLst>
            <a:outerShdw blurRad="50800" dist="12700" dir="5280000" rotWithShape="0">
              <a:srgbClr val="000000">
                <a:alpha val="40000"/>
              </a:srgbClr>
            </a:outerShdw>
          </a:effectLst>
        </a:effectStyle>
        <a:effectStyle>
          <a:effectLst>
            <a:outerShdw blurRad="38100" dist="38100" dir="5400000" rotWithShape="0">
              <a:srgbClr val="000000">
                <a:alpha val="35000"/>
              </a:srgbClr>
            </a:outerShdw>
          </a:effectLst>
        </a:effectStyle>
        <a:effectStyle>
          <a:effectLst>
            <a:outerShdw blurRad="38100" dist="38100" dir="5400000" rotWithShape="0">
              <a:srgbClr val="000000">
                <a:alpha val="35000"/>
              </a:srgbClr>
            </a:outerShdw>
          </a:effectLst>
          <a:scene3d>
            <a:camera prst="orthographicFront">
              <a:rot lat="0" lon="0" rev="0"/>
            </a:camera>
            <a:lightRig rig="brightRoom" dir="tl"/>
          </a:scene3d>
          <a:sp3d contourW="12700">
            <a:bevelT w="31750" h="12700"/>
            <a:contourClr>
              <a:schemeClr val="phClr"/>
            </a:contourClr>
          </a:sp3d>
        </a:effectStyle>
      </a:effectStyleLst>
      <a:bgFillStyleLst>
        <a:solidFill>
          <a:schemeClr val="phClr"/>
        </a:solidFill>
        <a:gradFill rotWithShape="1">
          <a:gsLst>
            <a:gs pos="0">
              <a:schemeClr val="phClr">
                <a:tint val="93000"/>
              </a:schemeClr>
            </a:gs>
            <a:gs pos="100000">
              <a:schemeClr val="phClr">
                <a:shade val="55000"/>
              </a:schemeClr>
            </a:gs>
          </a:gsLst>
          <a:lin ang="5400000" scaled="1"/>
        </a:gradFill>
        <a:blipFill rotWithShape="1">
          <a:blip xmlns:r="http://schemas.openxmlformats.org/officeDocument/2006/relationships" r:embed="rId1">
            <a:duotone>
              <a:schemeClr val="phClr">
                <a:shade val="20000"/>
                <a:satMod val="350000"/>
                <a:lumMod val="125000"/>
              </a:schemeClr>
              <a:schemeClr val="phClr">
                <a:tint val="90000"/>
                <a:satMod val="25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4D975F-B12D-43C0-8E8A-5F6A45517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Open API Spec word template.dotx</Template>
  <TotalTime>36</TotalTime>
  <Pages>63</Pages>
  <Words>11504</Words>
  <Characters>65573</Characters>
  <Application>Microsoft Office Word</Application>
  <DocSecurity>0</DocSecurity>
  <Lines>546</Lines>
  <Paragraphs>153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TMF656 Service Problem Management API REST Specification R18.5.0</vt:lpstr>
      <vt:lpstr>Service Delivery Framework Cloud Interface</vt:lpstr>
    </vt:vector>
  </TitlesOfParts>
  <Company>Microsoft</Company>
  <LinksUpToDate>false</LinksUpToDate>
  <CharactersWithSpaces>76924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TMF656 Service Problem Management API REST Specification R18.5.0</dc:title>
  <dc:creator>Jonathan Goldberg</dc:creator>
  <cp:lastModifiedBy>Jonathan Goldberg</cp:lastModifiedBy>
  <cp:revision>12</cp:revision>
  <cp:lastPrinted>2014-12-01T18:12:00Z</cp:lastPrinted>
  <dcterms:created xsi:type="dcterms:W3CDTF">2019-02-19T09:09:00Z</dcterms:created>
  <dcterms:modified xsi:type="dcterms:W3CDTF">2019-03-06T17:18:00Z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queSeed">
    <vt:lpwstr>TMF061</vt:lpwstr>
  </property>
  <property fmtid="{D5CDD505-2E9C-101B-9397-08002B2CF9AE}" pid="3" name="RQMax">
    <vt:i4>0</vt:i4>
  </property>
  <property fmtid="{D5CDD505-2E9C-101B-9397-08002B2CF9AE}" pid="4" name="UCMAx">
    <vt:i4>0</vt:i4>
  </property>
  <property fmtid="{D5CDD505-2E9C-101B-9397-08002B2CF9AE}" pid="5" name="Version">
    <vt:lpwstr>1.0</vt:lpwstr>
  </property>
  <property fmtid="{D5CDD505-2E9C-101B-9397-08002B2CF9AE}" pid="6" name="RQFrozenUpTo">
    <vt:i4>0</vt:i4>
  </property>
  <property fmtid="{D5CDD505-2E9C-101B-9397-08002B2CF9AE}" pid="7" name="UCFrozenUpTo">
    <vt:i4>0</vt:i4>
  </property>
  <property fmtid="{D5CDD505-2E9C-101B-9397-08002B2CF9AE}" pid="8" name="_NewReviewCycle">
    <vt:lpwstr/>
  </property>
</Properties>
</file>